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2EBB" w14:textId="19261FF8" w:rsidR="00D023ED" w:rsidRPr="00947393" w:rsidRDefault="006127C1" w:rsidP="00947393">
      <w:pPr>
        <w:jc w:val="center"/>
        <w:rPr>
          <w:rFonts w:ascii="黑体" w:eastAsia="黑体" w:hAnsi="黑体"/>
          <w:sz w:val="24"/>
          <w:szCs w:val="28"/>
        </w:rPr>
      </w:pPr>
      <w:r w:rsidRPr="00947393">
        <w:rPr>
          <w:rFonts w:ascii="黑体" w:eastAsia="黑体" w:hAnsi="黑体" w:hint="eastAsia"/>
          <w:sz w:val="24"/>
          <w:szCs w:val="28"/>
        </w:rPr>
        <w:t>《文凭社会——教育与分层的历史社会学》</w:t>
      </w:r>
      <w:r w:rsidR="008B493E">
        <w:rPr>
          <w:rFonts w:ascii="黑体" w:eastAsia="黑体" w:hAnsi="黑体"/>
          <w:sz w:val="24"/>
          <w:szCs w:val="28"/>
        </w:rPr>
        <w:fldChar w:fldCharType="begin"/>
      </w:r>
      <w:r w:rsidR="008B493E">
        <w:rPr>
          <w:rFonts w:ascii="黑体" w:eastAsia="黑体" w:hAnsi="黑体"/>
          <w:sz w:val="24"/>
          <w:szCs w:val="28"/>
        </w:rPr>
        <w:instrText xml:space="preserve"> </w:instrText>
      </w:r>
      <w:r w:rsidR="008B493E">
        <w:rPr>
          <w:rFonts w:ascii="黑体" w:eastAsia="黑体" w:hAnsi="黑体" w:hint="eastAsia"/>
          <w:sz w:val="24"/>
          <w:szCs w:val="28"/>
        </w:rPr>
        <w:instrText>REF _Ref89991366 \r \h</w:instrText>
      </w:r>
      <w:r w:rsidR="008B493E">
        <w:rPr>
          <w:rFonts w:ascii="黑体" w:eastAsia="黑体" w:hAnsi="黑体"/>
          <w:sz w:val="24"/>
          <w:szCs w:val="28"/>
        </w:rPr>
        <w:instrText xml:space="preserve"> </w:instrText>
      </w:r>
      <w:r w:rsidR="008B493E">
        <w:rPr>
          <w:rFonts w:ascii="黑体" w:eastAsia="黑体" w:hAnsi="黑体"/>
          <w:sz w:val="24"/>
          <w:szCs w:val="28"/>
        </w:rPr>
      </w:r>
      <w:r w:rsidR="008B493E">
        <w:rPr>
          <w:rFonts w:ascii="黑体" w:eastAsia="黑体" w:hAnsi="黑体"/>
          <w:sz w:val="24"/>
          <w:szCs w:val="28"/>
        </w:rPr>
        <w:fldChar w:fldCharType="separate"/>
      </w:r>
      <w:r w:rsidR="008B493E">
        <w:rPr>
          <w:rFonts w:ascii="黑体" w:eastAsia="黑体" w:hAnsi="黑体"/>
          <w:sz w:val="24"/>
          <w:szCs w:val="28"/>
        </w:rPr>
        <w:t>[1]</w:t>
      </w:r>
      <w:r w:rsidR="008B493E">
        <w:rPr>
          <w:rFonts w:ascii="黑体" w:eastAsia="黑体" w:hAnsi="黑体"/>
          <w:sz w:val="24"/>
          <w:szCs w:val="28"/>
        </w:rPr>
        <w:fldChar w:fldCharType="end"/>
      </w:r>
      <w:r w:rsidRPr="00947393">
        <w:rPr>
          <w:rFonts w:ascii="黑体" w:eastAsia="黑体" w:hAnsi="黑体" w:hint="eastAsia"/>
          <w:sz w:val="24"/>
          <w:szCs w:val="28"/>
        </w:rPr>
        <w:t>读书报告</w:t>
      </w:r>
    </w:p>
    <w:p w14:paraId="551D7B4B" w14:textId="0285B3D6" w:rsidR="00DC079B" w:rsidRPr="00947393" w:rsidRDefault="00341924" w:rsidP="00947393">
      <w:pPr>
        <w:jc w:val="center"/>
        <w:rPr>
          <w:rFonts w:ascii="华文楷体" w:eastAsia="华文楷体" w:hAnsi="华文楷体"/>
        </w:rPr>
      </w:pPr>
      <w:r w:rsidRPr="00947393">
        <w:rPr>
          <w:rFonts w:ascii="华文楷体" w:eastAsia="华文楷体" w:hAnsi="华文楷体" w:hint="eastAsia"/>
        </w:rPr>
        <w:t xml:space="preserve">王集 </w:t>
      </w:r>
      <w:r w:rsidRPr="00947393">
        <w:rPr>
          <w:rFonts w:ascii="华文楷体" w:eastAsia="华文楷体" w:hAnsi="华文楷体"/>
        </w:rPr>
        <w:t xml:space="preserve">2020012389 </w:t>
      </w:r>
      <w:r w:rsidR="00D21EFD" w:rsidRPr="00947393">
        <w:rPr>
          <w:rFonts w:ascii="华文楷体" w:eastAsia="华文楷体" w:hAnsi="华文楷体" w:hint="eastAsia"/>
        </w:rPr>
        <w:t xml:space="preserve">软件工程 </w:t>
      </w:r>
      <w:r w:rsidR="00DC078E" w:rsidRPr="00947393">
        <w:rPr>
          <w:rFonts w:ascii="华文楷体" w:eastAsia="华文楷体" w:hAnsi="华文楷体"/>
        </w:rPr>
        <w:t>wangji20@mails.tsinghua.edu.cn</w:t>
      </w:r>
    </w:p>
    <w:p w14:paraId="4684C7A6" w14:textId="1BBAD2C8" w:rsidR="003D7BF9" w:rsidRPr="00727794" w:rsidRDefault="00423CD2" w:rsidP="00447237">
      <w:pPr>
        <w:pStyle w:val="a3"/>
        <w:numPr>
          <w:ilvl w:val="0"/>
          <w:numId w:val="1"/>
        </w:numPr>
        <w:ind w:firstLineChars="0"/>
        <w:rPr>
          <w:rFonts w:ascii="黑体" w:eastAsia="黑体" w:hAnsi="黑体"/>
          <w:b/>
          <w:bCs/>
          <w:sz w:val="24"/>
          <w:szCs w:val="28"/>
        </w:rPr>
      </w:pPr>
      <w:r w:rsidRPr="00727794">
        <w:rPr>
          <w:rFonts w:ascii="黑体" w:eastAsia="黑体" w:hAnsi="黑体" w:hint="eastAsia"/>
          <w:b/>
          <w:bCs/>
          <w:sz w:val="24"/>
          <w:szCs w:val="28"/>
        </w:rPr>
        <w:t>技术</w:t>
      </w:r>
      <w:r w:rsidR="00DD4775" w:rsidRPr="00727794">
        <w:rPr>
          <w:rFonts w:ascii="黑体" w:eastAsia="黑体" w:hAnsi="黑体" w:hint="eastAsia"/>
          <w:b/>
          <w:bCs/>
          <w:sz w:val="24"/>
          <w:szCs w:val="28"/>
        </w:rPr>
        <w:t>、</w:t>
      </w:r>
      <w:r w:rsidRPr="00727794">
        <w:rPr>
          <w:rFonts w:ascii="黑体" w:eastAsia="黑体" w:hAnsi="黑体" w:hint="eastAsia"/>
          <w:b/>
          <w:bCs/>
          <w:sz w:val="24"/>
          <w:szCs w:val="28"/>
        </w:rPr>
        <w:t>社会分层</w:t>
      </w:r>
      <w:r w:rsidR="00DD4775" w:rsidRPr="00727794">
        <w:rPr>
          <w:rFonts w:ascii="黑体" w:eastAsia="黑体" w:hAnsi="黑体" w:hint="eastAsia"/>
          <w:b/>
          <w:bCs/>
          <w:sz w:val="24"/>
          <w:szCs w:val="28"/>
        </w:rPr>
        <w:t>与教育</w:t>
      </w:r>
    </w:p>
    <w:p w14:paraId="7E578851" w14:textId="4419F6E2" w:rsidR="00423CD2" w:rsidRDefault="00E85CAE" w:rsidP="00423CD2">
      <w:r>
        <w:tab/>
      </w:r>
      <w:r w:rsidR="00157B7B">
        <w:rPr>
          <w:rFonts w:hint="eastAsia"/>
        </w:rPr>
        <w:t>“</w:t>
      </w:r>
      <w:r w:rsidR="00370E5A">
        <w:rPr>
          <w:rFonts w:hint="eastAsia"/>
        </w:rPr>
        <w:t>技术已经变得如此发达，能够独自引领社会前行，继子们</w:t>
      </w:r>
      <w:r w:rsidR="00A02AFB">
        <w:rPr>
          <w:rFonts w:hint="eastAsia"/>
        </w:rPr>
        <w:t>（个体）</w:t>
      </w:r>
      <w:r w:rsidR="00370E5A">
        <w:rPr>
          <w:rFonts w:hint="eastAsia"/>
        </w:rPr>
        <w:t>根本不用出场</w:t>
      </w:r>
      <w:r w:rsidR="00CC3602">
        <w:rPr>
          <w:rFonts w:hint="eastAsia"/>
        </w:rPr>
        <w:t>。当然，这尚未发生。有些作者说我们需要的只是一场革命，其他人则说我们只需要等待聪明的孩子们长大来接管一切。</w:t>
      </w:r>
      <w:r w:rsidR="00157B7B">
        <w:rPr>
          <w:rFonts w:hint="eastAsia"/>
        </w:rPr>
        <w:t>”</w:t>
      </w:r>
      <w:r w:rsidR="009E05D6">
        <w:fldChar w:fldCharType="begin"/>
      </w:r>
      <w:r w:rsidR="009E05D6">
        <w:instrText xml:space="preserve"> </w:instrText>
      </w:r>
      <w:r w:rsidR="009E05D6">
        <w:rPr>
          <w:rFonts w:hint="eastAsia"/>
        </w:rPr>
        <w:instrText>REF _Ref89992329 \r \h</w:instrText>
      </w:r>
      <w:r w:rsidR="009E05D6">
        <w:instrText xml:space="preserve"> </w:instrText>
      </w:r>
      <w:r w:rsidR="009E05D6">
        <w:fldChar w:fldCharType="separate"/>
      </w:r>
      <w:r w:rsidR="009E05D6">
        <w:t>[2]</w:t>
      </w:r>
      <w:r w:rsidR="009E05D6">
        <w:fldChar w:fldCharType="end"/>
      </w:r>
    </w:p>
    <w:p w14:paraId="2B033D36" w14:textId="0378B47F" w:rsidR="00423CD2" w:rsidRDefault="00073A0C" w:rsidP="00423CD2">
      <w:r>
        <w:tab/>
      </w:r>
      <w:r>
        <w:rPr>
          <w:rFonts w:hint="eastAsia"/>
        </w:rPr>
        <w:t>全书的开头，柯林斯</w:t>
      </w:r>
      <w:r w:rsidR="00986280">
        <w:rPr>
          <w:rFonts w:hint="eastAsia"/>
        </w:rPr>
        <w:t>描述了一个</w:t>
      </w:r>
      <w:r w:rsidR="00986280" w:rsidRPr="00EC29AA">
        <w:rPr>
          <w:rFonts w:hint="eastAsia"/>
          <w:b/>
          <w:bCs/>
        </w:rPr>
        <w:t>技术管制</w:t>
      </w:r>
      <w:r w:rsidR="00EC29AA">
        <w:rPr>
          <w:rFonts w:hint="eastAsia"/>
        </w:rPr>
        <w:t>(</w:t>
      </w:r>
      <w:r w:rsidR="00EC29AA">
        <w:t>T</w:t>
      </w:r>
      <w:r w:rsidR="00EC29AA" w:rsidRPr="00EC29AA">
        <w:t>echnocracy</w:t>
      </w:r>
      <w:r w:rsidR="00EC29AA">
        <w:t>)</w:t>
      </w:r>
      <w:r w:rsidR="00986280">
        <w:rPr>
          <w:rFonts w:hint="eastAsia"/>
        </w:rPr>
        <w:t>的</w:t>
      </w:r>
      <w:r w:rsidR="00266D69">
        <w:rPr>
          <w:rFonts w:hint="eastAsia"/>
        </w:rPr>
        <w:t>虚幻</w:t>
      </w:r>
      <w:r w:rsidR="00986280">
        <w:rPr>
          <w:rFonts w:hint="eastAsia"/>
        </w:rPr>
        <w:t>故事。</w:t>
      </w:r>
      <w:r w:rsidR="00D94BB4">
        <w:rPr>
          <w:rFonts w:hint="eastAsia"/>
        </w:rPr>
        <w:t>这个故事告诉我们：</w:t>
      </w:r>
      <w:r w:rsidR="00EC29AA">
        <w:rPr>
          <w:rFonts w:hint="eastAsia"/>
        </w:rPr>
        <w:t>只要</w:t>
      </w:r>
      <w:r w:rsidR="00550BC1">
        <w:rPr>
          <w:rFonts w:hint="eastAsia"/>
        </w:rPr>
        <w:t>不断</w:t>
      </w:r>
      <w:r w:rsidR="000D4738">
        <w:rPr>
          <w:rFonts w:hint="eastAsia"/>
        </w:rPr>
        <w:t>发展</w:t>
      </w:r>
      <w:r w:rsidR="00D349DE">
        <w:rPr>
          <w:rFonts w:hint="eastAsia"/>
        </w:rPr>
        <w:t>技术，那么一切社会问题也就</w:t>
      </w:r>
      <w:r w:rsidR="000D4738">
        <w:rPr>
          <w:rFonts w:hint="eastAsia"/>
        </w:rPr>
        <w:t>奇迹般地</w:t>
      </w:r>
      <w:r w:rsidR="00BB0DD1">
        <w:rPr>
          <w:rFonts w:hint="eastAsia"/>
        </w:rPr>
        <w:t>解决啦。</w:t>
      </w:r>
      <w:r w:rsidR="007A41BA">
        <w:rPr>
          <w:rFonts w:hint="eastAsia"/>
        </w:rPr>
        <w:t>它的</w:t>
      </w:r>
      <w:r w:rsidR="0004596B">
        <w:rPr>
          <w:rFonts w:hint="eastAsia"/>
        </w:rPr>
        <w:t>主要讲述者正是</w:t>
      </w:r>
      <w:r w:rsidR="00821FA8">
        <w:rPr>
          <w:rFonts w:hint="eastAsia"/>
        </w:rPr>
        <w:t>占据主流地位的科学社会学</w:t>
      </w:r>
      <w:r w:rsidR="003F489E">
        <w:rPr>
          <w:rFonts w:hint="eastAsia"/>
        </w:rPr>
        <w:t>，</w:t>
      </w:r>
      <w:r w:rsidR="003718B0">
        <w:rPr>
          <w:rFonts w:hint="eastAsia"/>
        </w:rPr>
        <w:t>但已经招致越来越多的</w:t>
      </w:r>
      <w:r w:rsidR="00E120BC">
        <w:rPr>
          <w:rFonts w:hint="eastAsia"/>
        </w:rPr>
        <w:t>批评。</w:t>
      </w:r>
    </w:p>
    <w:p w14:paraId="392816C8" w14:textId="32540B31" w:rsidR="00423CD2" w:rsidRDefault="00FB4799" w:rsidP="00201F62">
      <w:pPr>
        <w:jc w:val="left"/>
      </w:pPr>
      <w:r>
        <w:tab/>
      </w:r>
      <w:r>
        <w:rPr>
          <w:rFonts w:hint="eastAsia"/>
        </w:rPr>
        <w:t>柯林斯的视角聚焦于教育领域</w:t>
      </w:r>
      <w:r w:rsidR="00380499">
        <w:rPr>
          <w:rFonts w:hint="eastAsia"/>
        </w:rPr>
        <w:t>，因为</w:t>
      </w:r>
      <w:r w:rsidR="00D23F07">
        <w:rPr>
          <w:rFonts w:hint="eastAsia"/>
        </w:rPr>
        <w:t>教育是技术管制论的</w:t>
      </w:r>
      <w:r w:rsidR="00FE3E0F">
        <w:rPr>
          <w:rFonts w:hint="eastAsia"/>
        </w:rPr>
        <w:t>支柱</w:t>
      </w:r>
      <w:r w:rsidR="00D23F07">
        <w:rPr>
          <w:rFonts w:hint="eastAsia"/>
        </w:rPr>
        <w:t>。毫无疑问，</w:t>
      </w:r>
      <w:r w:rsidR="00FE3E0F">
        <w:rPr>
          <w:rFonts w:hint="eastAsia"/>
        </w:rPr>
        <w:t>如果</w:t>
      </w:r>
      <w:r w:rsidR="00CA272B">
        <w:rPr>
          <w:rFonts w:hint="eastAsia"/>
        </w:rPr>
        <w:t>主宰</w:t>
      </w:r>
      <w:r w:rsidR="00FE3E0F">
        <w:rPr>
          <w:rFonts w:hint="eastAsia"/>
        </w:rPr>
        <w:t>整个</w:t>
      </w:r>
      <w:r w:rsidR="00CA272B">
        <w:rPr>
          <w:rFonts w:hint="eastAsia"/>
        </w:rPr>
        <w:t>世界的力量</w:t>
      </w:r>
      <w:r w:rsidR="00FE3E0F">
        <w:rPr>
          <w:rFonts w:hint="eastAsia"/>
        </w:rPr>
        <w:t>不是科学和技术</w:t>
      </w:r>
      <w:r w:rsidR="00CA272B">
        <w:rPr>
          <w:rFonts w:hint="eastAsia"/>
        </w:rPr>
        <w:t>，我们</w:t>
      </w:r>
      <w:r w:rsidR="00FE3E0F">
        <w:rPr>
          <w:rFonts w:hint="eastAsia"/>
        </w:rPr>
        <w:t>为什么还</w:t>
      </w:r>
      <w:r w:rsidR="00CA272B">
        <w:rPr>
          <w:rFonts w:hint="eastAsia"/>
        </w:rPr>
        <w:t>要在高校里</w:t>
      </w:r>
      <w:r w:rsidR="00EA7DA6">
        <w:rPr>
          <w:rFonts w:hint="eastAsia"/>
        </w:rPr>
        <w:t>爱惜分阴</w:t>
      </w:r>
      <w:r w:rsidR="00CA272B">
        <w:rPr>
          <w:rFonts w:hint="eastAsia"/>
        </w:rPr>
        <w:t>，</w:t>
      </w:r>
      <w:r w:rsidR="00FD0DEC">
        <w:rPr>
          <w:rFonts w:hint="eastAsia"/>
        </w:rPr>
        <w:t>孜孜</w:t>
      </w:r>
      <w:r w:rsidR="00EA7DA6">
        <w:rPr>
          <w:rFonts w:hint="eastAsia"/>
        </w:rPr>
        <w:t>求学</w:t>
      </w:r>
      <w:r w:rsidR="00FD0DEC">
        <w:rPr>
          <w:rFonts w:hint="eastAsia"/>
        </w:rPr>
        <w:t>，</w:t>
      </w:r>
      <w:r w:rsidR="00EA7DA6">
        <w:rPr>
          <w:rFonts w:hint="eastAsia"/>
        </w:rPr>
        <w:t>修</w:t>
      </w:r>
      <w:r w:rsidR="00F41729">
        <w:rPr>
          <w:rFonts w:hint="eastAsia"/>
        </w:rPr>
        <w:t>超</w:t>
      </w:r>
      <w:r w:rsidR="00EA7DA6">
        <w:rPr>
          <w:rFonts w:hint="eastAsia"/>
        </w:rPr>
        <w:t>学分，卷到绩点，</w:t>
      </w:r>
      <w:r w:rsidR="00FD0DEC">
        <w:rPr>
          <w:rFonts w:hint="eastAsia"/>
        </w:rPr>
        <w:t>容有底止？</w:t>
      </w:r>
      <w:r w:rsidR="009C307E">
        <w:rPr>
          <w:rFonts w:hint="eastAsia"/>
        </w:rPr>
        <w:t>所以，要驳倒技术管制论，第一个靶子就是</w:t>
      </w:r>
      <w:r w:rsidR="00DF03F1">
        <w:rPr>
          <w:rFonts w:hint="eastAsia"/>
        </w:rPr>
        <w:t>通行的</w:t>
      </w:r>
      <w:r w:rsidR="00DF03F1" w:rsidRPr="00243758">
        <w:rPr>
          <w:rFonts w:hint="eastAsia"/>
          <w:b/>
          <w:bCs/>
        </w:rPr>
        <w:t>教育</w:t>
      </w:r>
      <w:r w:rsidR="00752B88" w:rsidRPr="00243758">
        <w:rPr>
          <w:rFonts w:hint="eastAsia"/>
          <w:b/>
          <w:bCs/>
        </w:rPr>
        <w:t>管制论</w:t>
      </w:r>
      <w:r w:rsidR="00243758">
        <w:rPr>
          <w:rFonts w:hint="eastAsia"/>
        </w:rPr>
        <w:t>(</w:t>
      </w:r>
      <w:r w:rsidR="00243758">
        <w:t>Educationocracy)</w:t>
      </w:r>
      <w:r w:rsidR="00E07911">
        <w:rPr>
          <w:rStyle w:val="a6"/>
        </w:rPr>
        <w:footnoteReference w:id="1"/>
      </w:r>
      <w:r w:rsidR="00752B88">
        <w:rPr>
          <w:rFonts w:hint="eastAsia"/>
        </w:rPr>
        <w:t>，也就是</w:t>
      </w:r>
      <w:r w:rsidR="006405F0">
        <w:rPr>
          <w:rFonts w:hint="eastAsia"/>
        </w:rPr>
        <w:t>学历越高，成就越高。</w:t>
      </w:r>
    </w:p>
    <w:p w14:paraId="5AB4106A" w14:textId="7CAC40AE" w:rsidR="00286416" w:rsidRDefault="00166C5B" w:rsidP="00423CD2">
      <w:r>
        <w:tab/>
      </w:r>
      <w:r w:rsidR="00A458E3">
        <w:rPr>
          <w:rFonts w:hint="eastAsia"/>
        </w:rPr>
        <w:t>研究这一问题的学者</w:t>
      </w:r>
      <w:r w:rsidR="0015440B">
        <w:rPr>
          <w:rFonts w:hint="eastAsia"/>
        </w:rPr>
        <w:t>很</w:t>
      </w:r>
      <w:r w:rsidR="00A458E3">
        <w:rPr>
          <w:rFonts w:hint="eastAsia"/>
        </w:rPr>
        <w:t>多</w:t>
      </w:r>
      <w:r w:rsidR="000A2E6A">
        <w:rPr>
          <w:rFonts w:hint="eastAsia"/>
        </w:rPr>
        <w:t>，</w:t>
      </w:r>
      <w:r w:rsidR="00A376DA">
        <w:rPr>
          <w:rFonts w:hint="eastAsia"/>
        </w:rPr>
        <w:t>但他们的</w:t>
      </w:r>
      <w:r w:rsidR="00CA334F">
        <w:rPr>
          <w:rFonts w:hint="eastAsia"/>
        </w:rPr>
        <w:t>结论解释性都不够强</w:t>
      </w:r>
      <w:r w:rsidR="00A376DA">
        <w:rPr>
          <w:rFonts w:hint="eastAsia"/>
        </w:rPr>
        <w:t>，这正是柯林斯问题意识的来源。</w:t>
      </w:r>
      <w:r w:rsidR="005B42E4">
        <w:rPr>
          <w:rFonts w:hint="eastAsia"/>
        </w:rPr>
        <w:t>“</w:t>
      </w:r>
      <w:r w:rsidR="00303F78">
        <w:rPr>
          <w:rFonts w:hint="eastAsia"/>
        </w:rPr>
        <w:t>（伊里奇）认为教育是一种</w:t>
      </w:r>
      <w:r w:rsidR="00310181">
        <w:rPr>
          <w:rFonts w:hint="eastAsia"/>
        </w:rPr>
        <w:t>工具，用来垄断回报高的职业机会</w:t>
      </w:r>
      <w:r w:rsidR="00350ABA">
        <w:rPr>
          <w:rFonts w:hint="eastAsia"/>
        </w:rPr>
        <w:t>，限定了工作中能够获得的技能。</w:t>
      </w:r>
      <w:r w:rsidR="005B42E4">
        <w:rPr>
          <w:rFonts w:hint="eastAsia"/>
        </w:rPr>
        <w:t>”</w:t>
      </w:r>
      <w:r w:rsidR="009E05D6">
        <w:fldChar w:fldCharType="begin"/>
      </w:r>
      <w:r w:rsidR="009E05D6">
        <w:instrText xml:space="preserve"> </w:instrText>
      </w:r>
      <w:r w:rsidR="009E05D6">
        <w:rPr>
          <w:rFonts w:hint="eastAsia"/>
        </w:rPr>
        <w:instrText>REF _Ref89992340 \r \h</w:instrText>
      </w:r>
      <w:r w:rsidR="009E05D6">
        <w:instrText xml:space="preserve"> </w:instrText>
      </w:r>
      <w:r w:rsidR="009E05D6">
        <w:fldChar w:fldCharType="separate"/>
      </w:r>
      <w:r w:rsidR="009E05D6">
        <w:t>[3]</w:t>
      </w:r>
      <w:r w:rsidR="009E05D6">
        <w:fldChar w:fldCharType="end"/>
      </w:r>
      <w:r w:rsidR="00DF3212">
        <w:rPr>
          <w:rFonts w:hint="eastAsia"/>
        </w:rPr>
        <w:t>这一</w:t>
      </w:r>
      <w:r w:rsidR="00C65527">
        <w:rPr>
          <w:rFonts w:hint="eastAsia"/>
        </w:rPr>
        <w:t>理论触及教育的分层功能，但是未能揭示背后</w:t>
      </w:r>
      <w:r w:rsidR="00A12331">
        <w:rPr>
          <w:rFonts w:hint="eastAsia"/>
        </w:rPr>
        <w:t>具体机制</w:t>
      </w:r>
      <w:r w:rsidR="00C65527">
        <w:rPr>
          <w:rFonts w:hint="eastAsia"/>
        </w:rPr>
        <w:t>，</w:t>
      </w:r>
      <w:r w:rsidR="00967590">
        <w:rPr>
          <w:rFonts w:hint="eastAsia"/>
        </w:rPr>
        <w:t>有如</w:t>
      </w:r>
      <w:r w:rsidR="00C65527">
        <w:rPr>
          <w:rFonts w:hint="eastAsia"/>
        </w:rPr>
        <w:t>雾里看花。</w:t>
      </w:r>
      <w:r w:rsidR="005B4158">
        <w:rPr>
          <w:rFonts w:hint="eastAsia"/>
        </w:rPr>
        <w:t>反对者只需</w:t>
      </w:r>
      <w:r w:rsidR="004314C2">
        <w:rPr>
          <w:rFonts w:hint="eastAsia"/>
        </w:rPr>
        <w:t>继续坚持</w:t>
      </w:r>
      <w:r w:rsidR="005A2F83">
        <w:rPr>
          <w:rFonts w:hint="eastAsia"/>
        </w:rPr>
        <w:t>技术管制论，就可以</w:t>
      </w:r>
      <w:r w:rsidR="00CC4FC5">
        <w:rPr>
          <w:rFonts w:hint="eastAsia"/>
        </w:rPr>
        <w:t>反驳他</w:t>
      </w:r>
      <w:r w:rsidR="00201CE2">
        <w:rPr>
          <w:rFonts w:hint="eastAsia"/>
        </w:rPr>
        <w:t>：归根结底，垄断回报高的职业机会还是因为</w:t>
      </w:r>
      <w:r w:rsidR="000259B2">
        <w:rPr>
          <w:rFonts w:hint="eastAsia"/>
        </w:rPr>
        <w:t>竞争者在学校教育中学到了更多技术</w:t>
      </w:r>
      <w:r w:rsidR="00FC29C4">
        <w:rPr>
          <w:rFonts w:hint="eastAsia"/>
        </w:rPr>
        <w:t>，否则雇主凭什么雇佣</w:t>
      </w:r>
      <w:r w:rsidR="00C963DB">
        <w:rPr>
          <w:rFonts w:hint="eastAsia"/>
        </w:rPr>
        <w:t>他们呢？</w:t>
      </w:r>
    </w:p>
    <w:p w14:paraId="026674E0" w14:textId="5511E750" w:rsidR="00286416" w:rsidRDefault="00286416" w:rsidP="00423CD2">
      <w:r>
        <w:tab/>
      </w:r>
      <w:r w:rsidR="008F125D">
        <w:rPr>
          <w:rFonts w:hint="eastAsia"/>
        </w:rPr>
        <w:t>布迪厄</w:t>
      </w:r>
      <w:r w:rsidR="0087396B">
        <w:rPr>
          <w:rFonts w:hint="eastAsia"/>
        </w:rPr>
        <w:t>也无能为力</w:t>
      </w:r>
      <w:r w:rsidR="003B7F88">
        <w:rPr>
          <w:rFonts w:hint="eastAsia"/>
        </w:rPr>
        <w:t>。</w:t>
      </w:r>
      <w:r w:rsidR="00E405A8">
        <w:rPr>
          <w:rFonts w:hint="eastAsia"/>
        </w:rPr>
        <w:t>他</w:t>
      </w:r>
      <w:r w:rsidR="006241C3">
        <w:rPr>
          <w:rFonts w:hint="eastAsia"/>
        </w:rPr>
        <w:t>认为教育是一种</w:t>
      </w:r>
      <w:r w:rsidR="00CA334F">
        <w:rPr>
          <w:rFonts w:hint="eastAsia"/>
        </w:rPr>
        <w:t>阶级再生产，</w:t>
      </w:r>
      <w:r w:rsidR="00783B60">
        <w:rPr>
          <w:rFonts w:hint="eastAsia"/>
        </w:rPr>
        <w:t>通过文化资本的继承与积累</w:t>
      </w:r>
      <w:r w:rsidR="002D76B6">
        <w:rPr>
          <w:rFonts w:hint="eastAsia"/>
        </w:rPr>
        <w:t>，把阶级优势传递下去</w:t>
      </w:r>
      <w:r w:rsidR="00873DEF">
        <w:rPr>
          <w:rFonts w:hint="eastAsia"/>
        </w:rPr>
        <w:t>。</w:t>
      </w:r>
      <w:r w:rsidR="00E405A8">
        <w:rPr>
          <w:rFonts w:hint="eastAsia"/>
        </w:rPr>
        <w:t>换句话说，</w:t>
      </w:r>
      <w:r w:rsidR="00215C8F">
        <w:rPr>
          <w:rFonts w:hint="eastAsia"/>
        </w:rPr>
        <w:t>文化也</w:t>
      </w:r>
      <w:r w:rsidR="00905DB6">
        <w:rPr>
          <w:rFonts w:hint="eastAsia"/>
        </w:rPr>
        <w:t>是一箱金条</w:t>
      </w:r>
      <w:r w:rsidR="00215C8F">
        <w:rPr>
          <w:rFonts w:hint="eastAsia"/>
        </w:rPr>
        <w:t>，从祖先传给后代</w:t>
      </w:r>
      <w:r w:rsidR="002D76B6">
        <w:rPr>
          <w:rFonts w:hint="eastAsia"/>
        </w:rPr>
        <w:t>，文化</w:t>
      </w:r>
      <w:r w:rsidR="00710328">
        <w:rPr>
          <w:rFonts w:hint="eastAsia"/>
        </w:rPr>
        <w:t>资本更多</w:t>
      </w:r>
      <w:r w:rsidR="002D76B6">
        <w:rPr>
          <w:rFonts w:hint="eastAsia"/>
        </w:rPr>
        <w:t>的人</w:t>
      </w:r>
      <w:r w:rsidR="00710328">
        <w:rPr>
          <w:rFonts w:hint="eastAsia"/>
        </w:rPr>
        <w:t>也就越能获得更高的社会地位</w:t>
      </w:r>
      <w:r w:rsidR="00484314">
        <w:rPr>
          <w:rFonts w:hint="eastAsia"/>
        </w:rPr>
        <w:t>。</w:t>
      </w:r>
      <w:r w:rsidR="00C82C19">
        <w:rPr>
          <w:rFonts w:hint="eastAsia"/>
        </w:rPr>
        <w:t>文化资本不光来自</w:t>
      </w:r>
      <w:r w:rsidR="00771F64">
        <w:rPr>
          <w:rFonts w:hint="eastAsia"/>
        </w:rPr>
        <w:t>自己的奋斗，主要是</w:t>
      </w:r>
      <w:r w:rsidR="00E1057A">
        <w:rPr>
          <w:rFonts w:hint="eastAsia"/>
        </w:rPr>
        <w:t>历史</w:t>
      </w:r>
      <w:r w:rsidR="00771F64">
        <w:rPr>
          <w:rFonts w:hint="eastAsia"/>
        </w:rPr>
        <w:t>的行程</w:t>
      </w:r>
      <w:r w:rsidR="00E1057A">
        <w:rPr>
          <w:rFonts w:hint="eastAsia"/>
        </w:rPr>
        <w:t>，</w:t>
      </w:r>
      <w:r w:rsidR="007641F5">
        <w:rPr>
          <w:rFonts w:hint="eastAsia"/>
        </w:rPr>
        <w:t>再也没有</w:t>
      </w:r>
      <w:r w:rsidR="00BD6C9F">
        <w:rPr>
          <w:rFonts w:hint="eastAsia"/>
        </w:rPr>
        <w:t>什么</w:t>
      </w:r>
      <w:r w:rsidR="007641F5">
        <w:rPr>
          <w:rFonts w:hint="eastAsia"/>
        </w:rPr>
        <w:t>比</w:t>
      </w:r>
      <w:r w:rsidR="001942DD">
        <w:rPr>
          <w:rFonts w:hint="eastAsia"/>
        </w:rPr>
        <w:t>世代垄断</w:t>
      </w:r>
      <w:r w:rsidR="007641F5">
        <w:rPr>
          <w:rFonts w:hint="eastAsia"/>
        </w:rPr>
        <w:t>更加不</w:t>
      </w:r>
      <w:r w:rsidR="00BD6C9F">
        <w:rPr>
          <w:rFonts w:hint="eastAsia"/>
        </w:rPr>
        <w:t>公正</w:t>
      </w:r>
      <w:r w:rsidR="007641F5">
        <w:rPr>
          <w:rFonts w:hint="eastAsia"/>
        </w:rPr>
        <w:t>、</w:t>
      </w:r>
      <w:r w:rsidR="00BD6C9F">
        <w:rPr>
          <w:rFonts w:hint="eastAsia"/>
        </w:rPr>
        <w:t>不平等了</w:t>
      </w:r>
      <w:r w:rsidR="00E1057A">
        <w:rPr>
          <w:rFonts w:hint="eastAsia"/>
        </w:rPr>
        <w:t>。</w:t>
      </w:r>
      <w:r w:rsidR="00030482">
        <w:rPr>
          <w:rFonts w:hint="eastAsia"/>
        </w:rPr>
        <w:t>但</w:t>
      </w:r>
      <w:r w:rsidR="00B01132">
        <w:rPr>
          <w:rFonts w:hint="eastAsia"/>
        </w:rPr>
        <w:t>这依然没有推翻技术管制论，反而是加强了它。学生确实在学校里</w:t>
      </w:r>
      <w:r w:rsidR="00DC1751">
        <w:rPr>
          <w:rFonts w:hint="eastAsia"/>
        </w:rPr>
        <w:t>学到了更多技术</w:t>
      </w:r>
      <w:r w:rsidR="00B01132">
        <w:rPr>
          <w:rFonts w:hint="eastAsia"/>
        </w:rPr>
        <w:t>，</w:t>
      </w:r>
      <w:r w:rsidR="0087396B">
        <w:rPr>
          <w:rFonts w:hint="eastAsia"/>
        </w:rPr>
        <w:t>何况</w:t>
      </w:r>
      <w:r w:rsidR="00030482">
        <w:rPr>
          <w:rFonts w:hint="eastAsia"/>
        </w:rPr>
        <w:t>如果要打破</w:t>
      </w:r>
      <w:r w:rsidR="00C04164">
        <w:rPr>
          <w:rFonts w:hint="eastAsia"/>
        </w:rPr>
        <w:t>先赋的优势，</w:t>
      </w:r>
      <w:r w:rsidR="00F37D8A">
        <w:rPr>
          <w:rFonts w:hint="eastAsia"/>
        </w:rPr>
        <w:t>实现</w:t>
      </w:r>
      <w:r w:rsidR="0088096D">
        <w:rPr>
          <w:rFonts w:hint="eastAsia"/>
        </w:rPr>
        <w:t>从先赋到获致的转变</w:t>
      </w:r>
      <w:r w:rsidR="00F37D8A">
        <w:rPr>
          <w:rFonts w:hint="eastAsia"/>
        </w:rPr>
        <w:t>，</w:t>
      </w:r>
      <w:r w:rsidR="00C04164">
        <w:rPr>
          <w:rFonts w:hint="eastAsia"/>
        </w:rPr>
        <w:t>学校教育</w:t>
      </w:r>
      <w:r w:rsidR="00F37D8A">
        <w:rPr>
          <w:rFonts w:hint="eastAsia"/>
        </w:rPr>
        <w:t>不是更加重要吗？</w:t>
      </w:r>
      <w:r w:rsidR="00BF747E">
        <w:rPr>
          <w:rFonts w:hint="eastAsia"/>
        </w:rPr>
        <w:t>富人自可以雇佣简·爱，但</w:t>
      </w:r>
      <w:r w:rsidR="00F37D8A">
        <w:rPr>
          <w:rFonts w:hint="eastAsia"/>
        </w:rPr>
        <w:t>穷孩子</w:t>
      </w:r>
      <w:r w:rsidR="00145DE6">
        <w:rPr>
          <w:rFonts w:hint="eastAsia"/>
        </w:rPr>
        <w:t>只有通过</w:t>
      </w:r>
      <w:r w:rsidR="00CD50DD">
        <w:rPr>
          <w:rFonts w:hint="eastAsia"/>
        </w:rPr>
        <w:t>学校</w:t>
      </w:r>
      <w:r w:rsidR="00145DE6">
        <w:rPr>
          <w:rFonts w:hint="eastAsia"/>
        </w:rPr>
        <w:t>才能改变自己的</w:t>
      </w:r>
      <w:r w:rsidR="001A1DF0">
        <w:rPr>
          <w:rFonts w:hint="eastAsia"/>
        </w:rPr>
        <w:t>文化资本和</w:t>
      </w:r>
      <w:r w:rsidR="00145DE6">
        <w:rPr>
          <w:rFonts w:hint="eastAsia"/>
        </w:rPr>
        <w:t>阶级地位</w:t>
      </w:r>
      <w:r w:rsidR="00BF747E">
        <w:rPr>
          <w:rFonts w:hint="eastAsia"/>
        </w:rPr>
        <w:t xml:space="preserve">。 </w:t>
      </w:r>
      <w:r w:rsidR="007750AD">
        <w:rPr>
          <w:rFonts w:hint="eastAsia"/>
        </w:rPr>
        <w:t>“而且，布迪厄的模型</w:t>
      </w:r>
      <w:r w:rsidR="0011047E">
        <w:rPr>
          <w:rFonts w:hint="eastAsia"/>
        </w:rPr>
        <w:t>对于用来解释教育分层的宏观模式及其历史发展的普遍机制也是语焉不详。这种自我永续的‘文化资本主义’之所以存在，是为了</w:t>
      </w:r>
      <w:r w:rsidR="001F3895">
        <w:rPr>
          <w:rFonts w:hint="eastAsia"/>
        </w:rPr>
        <w:t>保护现代工业资本主义；这种主张在形式上和功能主义模型极为相似，只不过</w:t>
      </w:r>
      <w:r w:rsidR="000B7A5C">
        <w:rPr>
          <w:rFonts w:hint="eastAsia"/>
        </w:rPr>
        <w:t>美国功能主义学者大加赞美，而</w:t>
      </w:r>
      <w:r w:rsidR="001F3895">
        <w:rPr>
          <w:rFonts w:hint="eastAsia"/>
        </w:rPr>
        <w:t>法国学者持批判态度。</w:t>
      </w:r>
      <w:r w:rsidR="007750AD">
        <w:rPr>
          <w:rFonts w:hint="eastAsia"/>
        </w:rPr>
        <w:t>”</w:t>
      </w:r>
      <w:r w:rsidR="009E05D6">
        <w:fldChar w:fldCharType="begin"/>
      </w:r>
      <w:r w:rsidR="009E05D6">
        <w:instrText xml:space="preserve"> </w:instrText>
      </w:r>
      <w:r w:rsidR="009E05D6">
        <w:rPr>
          <w:rFonts w:hint="eastAsia"/>
        </w:rPr>
        <w:instrText>REF _Ref89992352 \r \h</w:instrText>
      </w:r>
      <w:r w:rsidR="009E05D6">
        <w:instrText xml:space="preserve"> </w:instrText>
      </w:r>
      <w:r w:rsidR="009E05D6">
        <w:fldChar w:fldCharType="separate"/>
      </w:r>
      <w:r w:rsidR="009E05D6">
        <w:t>[4]</w:t>
      </w:r>
      <w:r w:rsidR="009E05D6">
        <w:fldChar w:fldCharType="end"/>
      </w:r>
      <w:r w:rsidR="00595E21">
        <w:rPr>
          <w:rFonts w:hint="eastAsia"/>
        </w:rPr>
        <w:t>文化资本主义之所以有害，</w:t>
      </w:r>
      <w:r w:rsidR="001A1DF0">
        <w:rPr>
          <w:rFonts w:hint="eastAsia"/>
        </w:rPr>
        <w:t>必然有它内在的原因。要解释它如何摧残了</w:t>
      </w:r>
      <w:r w:rsidR="00AD2950">
        <w:rPr>
          <w:rFonts w:hint="eastAsia"/>
        </w:rPr>
        <w:t>社会，不能通过别的社会旁支。</w:t>
      </w:r>
    </w:p>
    <w:p w14:paraId="426E5790" w14:textId="0E88AA37" w:rsidR="00166C5B" w:rsidRDefault="00286416" w:rsidP="00423CD2">
      <w:r>
        <w:tab/>
      </w:r>
      <w:r w:rsidR="00DE379B">
        <w:rPr>
          <w:rFonts w:hint="eastAsia"/>
        </w:rPr>
        <w:t>最后，“</w:t>
      </w:r>
      <w:r w:rsidR="00B93909">
        <w:rPr>
          <w:rFonts w:hint="eastAsia"/>
        </w:rPr>
        <w:t>（</w:t>
      </w:r>
      <w:r w:rsidR="00DE379B">
        <w:rPr>
          <w:rFonts w:hint="eastAsia"/>
        </w:rPr>
        <w:t>鲍尔斯和</w:t>
      </w:r>
      <w:r w:rsidR="002808BE">
        <w:rPr>
          <w:rFonts w:hint="eastAsia"/>
        </w:rPr>
        <w:t>金迪斯</w:t>
      </w:r>
      <w:r w:rsidR="00BF4344">
        <w:rPr>
          <w:rFonts w:hint="eastAsia"/>
        </w:rPr>
        <w:t>认为</w:t>
      </w:r>
      <w:r w:rsidR="00B93909">
        <w:rPr>
          <w:rFonts w:hint="eastAsia"/>
        </w:rPr>
        <w:t>）</w:t>
      </w:r>
      <w:r w:rsidR="00BF4344">
        <w:rPr>
          <w:rFonts w:hint="eastAsia"/>
        </w:rPr>
        <w:t>，</w:t>
      </w:r>
      <w:r w:rsidR="00B93909">
        <w:rPr>
          <w:rFonts w:hint="eastAsia"/>
        </w:rPr>
        <w:t>教育</w:t>
      </w:r>
      <w:r w:rsidR="00E856CE">
        <w:rPr>
          <w:rFonts w:hint="eastAsia"/>
        </w:rPr>
        <w:t>生产了顺从的、守规矩的工人；从历史上看，教育</w:t>
      </w:r>
      <w:r w:rsidR="00B93909">
        <w:rPr>
          <w:rFonts w:hint="eastAsia"/>
        </w:rPr>
        <w:t>是自上而下强加在工人</w:t>
      </w:r>
      <w:r w:rsidR="00E856CE">
        <w:rPr>
          <w:rFonts w:hint="eastAsia"/>
        </w:rPr>
        <w:t>身上</w:t>
      </w:r>
      <w:r w:rsidR="00B93909">
        <w:rPr>
          <w:rFonts w:hint="eastAsia"/>
        </w:rPr>
        <w:t>的</w:t>
      </w:r>
      <w:r w:rsidR="002808BE">
        <w:rPr>
          <w:rFonts w:hint="eastAsia"/>
        </w:rPr>
        <w:t>”</w:t>
      </w:r>
      <w:r w:rsidR="009E05D6">
        <w:fldChar w:fldCharType="begin"/>
      </w:r>
      <w:r w:rsidR="009E05D6">
        <w:instrText xml:space="preserve"> </w:instrText>
      </w:r>
      <w:r w:rsidR="009E05D6">
        <w:rPr>
          <w:rFonts w:hint="eastAsia"/>
        </w:rPr>
        <w:instrText>REF _Ref89992357 \r \h</w:instrText>
      </w:r>
      <w:r w:rsidR="009E05D6">
        <w:instrText xml:space="preserve"> </w:instrText>
      </w:r>
      <w:r w:rsidR="009E05D6">
        <w:fldChar w:fldCharType="separate"/>
      </w:r>
      <w:r w:rsidR="009E05D6">
        <w:t>[5]</w:t>
      </w:r>
      <w:r w:rsidR="009E05D6">
        <w:fldChar w:fldCharType="end"/>
      </w:r>
      <w:r w:rsidR="00E856CE">
        <w:rPr>
          <w:rFonts w:hint="eastAsia"/>
        </w:rPr>
        <w:t>，</w:t>
      </w:r>
      <w:r w:rsidR="008C1FF0">
        <w:rPr>
          <w:rFonts w:hint="eastAsia"/>
        </w:rPr>
        <w:t>这一观点与前两人截然相反，教育不是特权而是强权，为什么？</w:t>
      </w:r>
    </w:p>
    <w:p w14:paraId="47B66184" w14:textId="65CB7F77" w:rsidR="008C1FF0" w:rsidRDefault="008C1FF0" w:rsidP="00423CD2">
      <w:r>
        <w:tab/>
      </w:r>
      <w:r w:rsidR="003F407D">
        <w:rPr>
          <w:rFonts w:hint="eastAsia"/>
        </w:rPr>
        <w:t>总结来看，</w:t>
      </w:r>
      <w:r w:rsidR="001155A4">
        <w:rPr>
          <w:rFonts w:hint="eastAsia"/>
        </w:rPr>
        <w:t>要超越这些自相矛盾，互相削弱了说服力的</w:t>
      </w:r>
      <w:r w:rsidR="001143D3">
        <w:rPr>
          <w:rFonts w:hint="eastAsia"/>
        </w:rPr>
        <w:t>解释</w:t>
      </w:r>
      <w:r w:rsidR="001155A4">
        <w:rPr>
          <w:rFonts w:hint="eastAsia"/>
        </w:rPr>
        <w:t>，必须提出一种新的解释</w:t>
      </w:r>
      <w:r w:rsidR="00395798">
        <w:rPr>
          <w:rFonts w:hint="eastAsia"/>
        </w:rPr>
        <w:t>学校</w:t>
      </w:r>
      <w:r w:rsidR="001155A4">
        <w:rPr>
          <w:rFonts w:hint="eastAsia"/>
        </w:rPr>
        <w:t>教育的</w:t>
      </w:r>
      <w:r w:rsidR="00176C46">
        <w:rPr>
          <w:rFonts w:hint="eastAsia"/>
        </w:rPr>
        <w:t>理论。它需要回答两大问题：</w:t>
      </w:r>
      <w:r w:rsidR="00D51A6F">
        <w:rPr>
          <w:rFonts w:hint="eastAsia"/>
        </w:rPr>
        <w:t>“</w:t>
      </w:r>
      <w:r w:rsidR="00176C46">
        <w:rPr>
          <w:rFonts w:hint="eastAsia"/>
        </w:rPr>
        <w:t>如果教育导致分层，它是怎么做到的？为什么</w:t>
      </w:r>
      <w:r w:rsidR="00FF6241">
        <w:rPr>
          <w:rFonts w:hint="eastAsia"/>
        </w:rPr>
        <w:t>教育分层系统会在</w:t>
      </w:r>
      <w:r w:rsidR="00583EDF">
        <w:rPr>
          <w:rFonts w:hint="eastAsia"/>
        </w:rPr>
        <w:t>历史中的特定时期产生？</w:t>
      </w:r>
      <w:r w:rsidR="00D51A6F">
        <w:t>”</w:t>
      </w:r>
      <w:r w:rsidR="009E05D6">
        <w:fldChar w:fldCharType="begin"/>
      </w:r>
      <w:r w:rsidR="009E05D6">
        <w:instrText xml:space="preserve"> REF _Ref89992366 \r \h </w:instrText>
      </w:r>
      <w:r w:rsidR="009E05D6">
        <w:fldChar w:fldCharType="separate"/>
      </w:r>
      <w:r w:rsidR="009E05D6">
        <w:t>[6]</w:t>
      </w:r>
      <w:r w:rsidR="009E05D6">
        <w:fldChar w:fldCharType="end"/>
      </w:r>
      <w:r w:rsidR="00214EBB">
        <w:rPr>
          <w:rFonts w:hint="eastAsia"/>
        </w:rPr>
        <w:t>柯林斯</w:t>
      </w:r>
      <w:r w:rsidR="00633735">
        <w:rPr>
          <w:rFonts w:hint="eastAsia"/>
        </w:rPr>
        <w:t>通过对组织和文化的研究回答了第一个问题，稍后又在对美国的历史社会学研究中回答了第二个问题。</w:t>
      </w:r>
      <w:r w:rsidR="00B73A93">
        <w:rPr>
          <w:rFonts w:hint="eastAsia"/>
        </w:rPr>
        <w:t>但在此之前，</w:t>
      </w:r>
      <w:r w:rsidR="00D216EE">
        <w:rPr>
          <w:rFonts w:hint="eastAsia"/>
        </w:rPr>
        <w:t>需</w:t>
      </w:r>
      <w:r w:rsidR="00B73A93">
        <w:rPr>
          <w:rFonts w:hint="eastAsia"/>
        </w:rPr>
        <w:t>先破后立。</w:t>
      </w:r>
    </w:p>
    <w:p w14:paraId="36667742" w14:textId="73159158" w:rsidR="00423CD2" w:rsidRDefault="003F407D" w:rsidP="00423CD2">
      <w:r>
        <w:tab/>
      </w:r>
      <w:r w:rsidR="00A37122">
        <w:rPr>
          <w:rFonts w:hint="eastAsia"/>
        </w:rPr>
        <w:t>柯林斯提供的</w:t>
      </w:r>
      <w:r w:rsidR="004C5002">
        <w:rPr>
          <w:rFonts w:hint="eastAsia"/>
        </w:rPr>
        <w:t>数据证明，</w:t>
      </w:r>
      <w:r w:rsidR="00DB26C7">
        <w:rPr>
          <w:rFonts w:hint="eastAsia"/>
        </w:rPr>
        <w:t>正式教育并不能</w:t>
      </w:r>
      <w:r w:rsidR="002039D4">
        <w:rPr>
          <w:rFonts w:hint="eastAsia"/>
        </w:rPr>
        <w:t>让雇员具备足够的工作技能，因为教育水平更高的雇员不一定生产力更高</w:t>
      </w:r>
      <w:r w:rsidR="00FF0ED5">
        <w:rPr>
          <w:rFonts w:hint="eastAsia"/>
        </w:rPr>
        <w:t>。</w:t>
      </w:r>
      <w:r w:rsidR="00B87DAA">
        <w:rPr>
          <w:rFonts w:hint="eastAsia"/>
        </w:rPr>
        <w:t>受</w:t>
      </w:r>
      <w:r w:rsidR="006A00F7">
        <w:rPr>
          <w:rFonts w:hint="eastAsia"/>
        </w:rPr>
        <w:t>越多</w:t>
      </w:r>
      <w:r w:rsidR="00FF0ED5">
        <w:rPr>
          <w:rFonts w:hint="eastAsia"/>
        </w:rPr>
        <w:t>教育的年轻人</w:t>
      </w:r>
      <w:r w:rsidR="002A67A0">
        <w:rPr>
          <w:rFonts w:hint="eastAsia"/>
        </w:rPr>
        <w:t>反而</w:t>
      </w:r>
      <w:r w:rsidR="006A00F7">
        <w:rPr>
          <w:rFonts w:hint="eastAsia"/>
        </w:rPr>
        <w:t>越</w:t>
      </w:r>
      <w:r w:rsidR="002A67A0">
        <w:rPr>
          <w:rFonts w:hint="eastAsia"/>
        </w:rPr>
        <w:t>纠结</w:t>
      </w:r>
      <w:r w:rsidR="00793804">
        <w:rPr>
          <w:rFonts w:hint="eastAsia"/>
        </w:rPr>
        <w:t>，</w:t>
      </w:r>
      <w:r w:rsidR="006A00F7">
        <w:rPr>
          <w:rFonts w:hint="eastAsia"/>
        </w:rPr>
        <w:t>越</w:t>
      </w:r>
      <w:r w:rsidR="00B87DAA">
        <w:rPr>
          <w:rFonts w:hint="eastAsia"/>
        </w:rPr>
        <w:t>容易</w:t>
      </w:r>
      <w:r w:rsidR="00793804">
        <w:rPr>
          <w:rFonts w:hint="eastAsia"/>
        </w:rPr>
        <w:t>对工作产生不满。更不用说在学校里</w:t>
      </w:r>
      <w:r w:rsidR="00616F06">
        <w:rPr>
          <w:rFonts w:hint="eastAsia"/>
        </w:rPr>
        <w:t>他们仅仅学会了应付考试，实用知识</w:t>
      </w:r>
      <w:r w:rsidR="00B87DAA">
        <w:rPr>
          <w:rFonts w:hint="eastAsia"/>
        </w:rPr>
        <w:t>学习</w:t>
      </w:r>
      <w:r w:rsidR="00FF0ED5">
        <w:rPr>
          <w:rFonts w:hint="eastAsia"/>
        </w:rPr>
        <w:t>被</w:t>
      </w:r>
      <w:r w:rsidR="00B87DAA">
        <w:rPr>
          <w:rFonts w:hint="eastAsia"/>
        </w:rPr>
        <w:t>延迟</w:t>
      </w:r>
      <w:r w:rsidR="00616F06">
        <w:rPr>
          <w:rFonts w:hint="eastAsia"/>
        </w:rPr>
        <w:t>到</w:t>
      </w:r>
      <w:r w:rsidR="00EC04A2">
        <w:rPr>
          <w:rFonts w:hint="eastAsia"/>
        </w:rPr>
        <w:t>实际工作的再培训</w:t>
      </w:r>
      <w:r w:rsidR="00B87DAA">
        <w:rPr>
          <w:rFonts w:hint="eastAsia"/>
        </w:rPr>
        <w:t>中</w:t>
      </w:r>
      <w:r w:rsidR="00EC04A2">
        <w:rPr>
          <w:rFonts w:hint="eastAsia"/>
        </w:rPr>
        <w:t>。</w:t>
      </w:r>
    </w:p>
    <w:p w14:paraId="169798FF" w14:textId="45EFA9DD" w:rsidR="00B832E6" w:rsidRDefault="00A7492F" w:rsidP="00423CD2">
      <w:r>
        <w:tab/>
      </w:r>
    </w:p>
    <w:p w14:paraId="4068250F" w14:textId="7DF2BB90" w:rsidR="00256BF1" w:rsidRDefault="00256BF1" w:rsidP="00423CD2"/>
    <w:p w14:paraId="64127221" w14:textId="77777777" w:rsidR="0090653B" w:rsidRDefault="0090653B" w:rsidP="00423CD2"/>
    <w:p w14:paraId="3748E924" w14:textId="645666BF" w:rsidR="00C0244A" w:rsidRPr="00727794" w:rsidRDefault="005A270A" w:rsidP="00C0244A">
      <w:pPr>
        <w:pStyle w:val="a3"/>
        <w:numPr>
          <w:ilvl w:val="0"/>
          <w:numId w:val="1"/>
        </w:numPr>
        <w:ind w:firstLineChars="0"/>
        <w:rPr>
          <w:rFonts w:ascii="黑体" w:eastAsia="黑体" w:hAnsi="黑体"/>
          <w:b/>
          <w:bCs/>
          <w:sz w:val="24"/>
          <w:szCs w:val="28"/>
        </w:rPr>
      </w:pPr>
      <w:r w:rsidRPr="00727794">
        <w:rPr>
          <w:rFonts w:ascii="黑体" w:eastAsia="黑体" w:hAnsi="黑体" w:hint="eastAsia"/>
          <w:b/>
          <w:bCs/>
          <w:sz w:val="24"/>
          <w:szCs w:val="28"/>
        </w:rPr>
        <w:lastRenderedPageBreak/>
        <w:t>组织</w:t>
      </w:r>
      <w:r w:rsidR="00DD4775" w:rsidRPr="00727794">
        <w:rPr>
          <w:rFonts w:ascii="黑体" w:eastAsia="黑体" w:hAnsi="黑体" w:hint="eastAsia"/>
          <w:b/>
          <w:bCs/>
          <w:sz w:val="24"/>
          <w:szCs w:val="28"/>
        </w:rPr>
        <w:t>、</w:t>
      </w:r>
      <w:r w:rsidR="00336C4D" w:rsidRPr="00727794">
        <w:rPr>
          <w:rFonts w:ascii="黑体" w:eastAsia="黑体" w:hAnsi="黑体" w:hint="eastAsia"/>
          <w:b/>
          <w:bCs/>
          <w:sz w:val="24"/>
          <w:szCs w:val="28"/>
        </w:rPr>
        <w:t>规范控制</w:t>
      </w:r>
      <w:r w:rsidR="00DD4775" w:rsidRPr="00727794">
        <w:rPr>
          <w:rFonts w:ascii="黑体" w:eastAsia="黑体" w:hAnsi="黑体" w:hint="eastAsia"/>
          <w:b/>
          <w:bCs/>
          <w:sz w:val="24"/>
          <w:szCs w:val="28"/>
        </w:rPr>
        <w:t>与教育</w:t>
      </w:r>
    </w:p>
    <w:p w14:paraId="31FBB9F4" w14:textId="6BD87348" w:rsidR="00EC04A2" w:rsidRDefault="00256BF1" w:rsidP="00256BF1">
      <w:pPr>
        <w:pStyle w:val="a3"/>
        <w:ind w:firstLineChars="0" w:firstLine="0"/>
      </w:pPr>
      <w:r>
        <w:tab/>
      </w:r>
      <w:r>
        <w:rPr>
          <w:rFonts w:hint="eastAsia"/>
        </w:rPr>
        <w:t>工作是在特定的生产组织中进行的，要理解为什么特定组织偏好受教育的人群，就要先从</w:t>
      </w:r>
      <w:r w:rsidR="006A00F7">
        <w:rPr>
          <w:rFonts w:hint="eastAsia"/>
        </w:rPr>
        <w:t>关于</w:t>
      </w:r>
      <w:r>
        <w:rPr>
          <w:rFonts w:hint="eastAsia"/>
        </w:rPr>
        <w:t>组织的</w:t>
      </w:r>
      <w:r w:rsidR="006A00F7">
        <w:rPr>
          <w:rFonts w:hint="eastAsia"/>
        </w:rPr>
        <w:t>研究</w:t>
      </w:r>
      <w:r>
        <w:rPr>
          <w:rFonts w:hint="eastAsia"/>
        </w:rPr>
        <w:t>说起。</w:t>
      </w:r>
      <w:r w:rsidR="004C5904">
        <w:rPr>
          <w:rFonts w:hint="eastAsia"/>
        </w:rPr>
        <w:t>“组织研究的主要发现是</w:t>
      </w:r>
      <w:r w:rsidR="005A4933">
        <w:rPr>
          <w:rFonts w:hint="eastAsia"/>
        </w:rPr>
        <w:t>，</w:t>
      </w:r>
      <w:r w:rsidR="005A4933" w:rsidRPr="0082382C">
        <w:rPr>
          <w:rFonts w:hint="eastAsia"/>
          <w:b/>
          <w:bCs/>
        </w:rPr>
        <w:t>组织</w:t>
      </w:r>
      <w:r w:rsidR="00840919">
        <w:t>(Organization)</w:t>
      </w:r>
      <w:r w:rsidR="005A4933">
        <w:rPr>
          <w:rFonts w:hint="eastAsia"/>
        </w:rPr>
        <w:t>是为争夺自主与支配而不断进行演习的场所</w:t>
      </w:r>
      <w:r w:rsidR="001E5816">
        <w:rPr>
          <w:rFonts w:hint="eastAsia"/>
        </w:rPr>
        <w:t>。</w:t>
      </w:r>
      <w:r w:rsidR="004C5904">
        <w:rPr>
          <w:rFonts w:hint="eastAsia"/>
        </w:rPr>
        <w:t>”</w:t>
      </w:r>
      <w:r w:rsidR="005A3DBB">
        <w:fldChar w:fldCharType="begin"/>
      </w:r>
      <w:r w:rsidR="005A3DBB">
        <w:instrText xml:space="preserve"> </w:instrText>
      </w:r>
      <w:r w:rsidR="005A3DBB">
        <w:rPr>
          <w:rFonts w:hint="eastAsia"/>
        </w:rPr>
        <w:instrText>REF _Ref89992465 \r \h</w:instrText>
      </w:r>
      <w:r w:rsidR="005A3DBB">
        <w:instrText xml:space="preserve"> </w:instrText>
      </w:r>
      <w:r w:rsidR="005A3DBB">
        <w:fldChar w:fldCharType="separate"/>
      </w:r>
      <w:r w:rsidR="005A3DBB">
        <w:t>[7]</w:t>
      </w:r>
      <w:r w:rsidR="005A3DBB">
        <w:fldChar w:fldCharType="end"/>
      </w:r>
      <w:r w:rsidR="00782B4F">
        <w:rPr>
          <w:rFonts w:hint="eastAsia"/>
        </w:rPr>
        <w:t>技术在</w:t>
      </w:r>
      <w:r w:rsidR="00C52683">
        <w:rPr>
          <w:rFonts w:hint="eastAsia"/>
        </w:rPr>
        <w:t>组织</w:t>
      </w:r>
      <w:r w:rsidR="00C57FF4">
        <w:rPr>
          <w:rFonts w:hint="eastAsia"/>
        </w:rPr>
        <w:t>中</w:t>
      </w:r>
      <w:r w:rsidR="00023B16">
        <w:rPr>
          <w:rFonts w:hint="eastAsia"/>
        </w:rPr>
        <w:t>起到</w:t>
      </w:r>
      <w:r w:rsidR="00EC1569">
        <w:rPr>
          <w:rFonts w:hint="eastAsia"/>
        </w:rPr>
        <w:t>关键作用</w:t>
      </w:r>
      <w:r w:rsidR="00AF227D">
        <w:rPr>
          <w:rFonts w:hint="eastAsia"/>
        </w:rPr>
        <w:t>，</w:t>
      </w:r>
      <w:r w:rsidR="00C52683">
        <w:rPr>
          <w:rFonts w:hint="eastAsia"/>
        </w:rPr>
        <w:t>是因为</w:t>
      </w:r>
      <w:r w:rsidR="00A77726">
        <w:rPr>
          <w:rFonts w:hint="eastAsia"/>
        </w:rPr>
        <w:t>不同的</w:t>
      </w:r>
      <w:r w:rsidR="003C76E9">
        <w:rPr>
          <w:rFonts w:hint="eastAsia"/>
        </w:rPr>
        <w:t>技术影响着</w:t>
      </w:r>
      <w:r w:rsidR="00575E3D">
        <w:rPr>
          <w:rFonts w:hint="eastAsia"/>
        </w:rPr>
        <w:t>不同的组织结构</w:t>
      </w:r>
      <w:r w:rsidR="003C76E9">
        <w:rPr>
          <w:rFonts w:hint="eastAsia"/>
        </w:rPr>
        <w:t>。例如，</w:t>
      </w:r>
      <w:r w:rsidR="0082382C">
        <w:rPr>
          <w:rFonts w:hint="eastAsia"/>
        </w:rPr>
        <w:t>创新类的工程技术</w:t>
      </w:r>
      <w:r w:rsidR="009E05D6">
        <w:rPr>
          <w:rFonts w:hint="eastAsia"/>
        </w:rPr>
        <w:t>影响</w:t>
      </w:r>
      <w:r w:rsidR="0082382C">
        <w:rPr>
          <w:rFonts w:hint="eastAsia"/>
        </w:rPr>
        <w:t>了</w:t>
      </w:r>
      <w:r w:rsidR="0082382C" w:rsidRPr="0082382C">
        <w:rPr>
          <w:rFonts w:hint="eastAsia"/>
          <w:b/>
          <w:bCs/>
        </w:rPr>
        <w:t>单位生产</w:t>
      </w:r>
      <w:r w:rsidR="002102C7" w:rsidRPr="002102C7">
        <w:rPr>
          <w:rFonts w:hint="eastAsia"/>
        </w:rPr>
        <w:t>(</w:t>
      </w:r>
      <w:r w:rsidR="004C3B42">
        <w:t>u</w:t>
      </w:r>
      <w:r w:rsidR="002102C7">
        <w:t xml:space="preserve">nit </w:t>
      </w:r>
      <w:r w:rsidR="004C3B42">
        <w:t>p</w:t>
      </w:r>
      <w:r w:rsidR="002102C7">
        <w:t>roduction</w:t>
      </w:r>
      <w:r w:rsidR="002102C7" w:rsidRPr="002102C7">
        <w:t>)</w:t>
      </w:r>
      <w:r w:rsidR="002102C7">
        <w:rPr>
          <w:rFonts w:hint="eastAsia"/>
        </w:rPr>
        <w:t>的组织结构</w:t>
      </w:r>
      <w:r w:rsidR="001A4B04">
        <w:rPr>
          <w:rFonts w:hint="eastAsia"/>
        </w:rPr>
        <w:t>，</w:t>
      </w:r>
      <w:r w:rsidR="005A6C92">
        <w:rPr>
          <w:rFonts w:hint="eastAsia"/>
        </w:rPr>
        <w:t>它</w:t>
      </w:r>
      <w:r w:rsidR="001A4B04">
        <w:rPr>
          <w:rFonts w:hint="eastAsia"/>
        </w:rPr>
        <w:t>的高度动态性让</w:t>
      </w:r>
      <w:r w:rsidR="006629F8">
        <w:rPr>
          <w:rFonts w:hint="eastAsia"/>
        </w:rPr>
        <w:t>组织的结构扁平</w:t>
      </w:r>
      <w:r w:rsidR="005A6C92">
        <w:rPr>
          <w:rFonts w:hint="eastAsia"/>
        </w:rPr>
        <w:t>而</w:t>
      </w:r>
      <w:r w:rsidR="006629F8">
        <w:rPr>
          <w:rFonts w:hint="eastAsia"/>
        </w:rPr>
        <w:t>平等；</w:t>
      </w:r>
      <w:r w:rsidR="004C3B42">
        <w:rPr>
          <w:rFonts w:hint="eastAsia"/>
        </w:rPr>
        <w:t>生产零部件的</w:t>
      </w:r>
      <w:r w:rsidR="004C75FF" w:rsidRPr="00E83805">
        <w:rPr>
          <w:rFonts w:hint="eastAsia"/>
          <w:b/>
          <w:bCs/>
        </w:rPr>
        <w:t>大规模</w:t>
      </w:r>
      <w:r w:rsidR="00E83805" w:rsidRPr="00E83805">
        <w:rPr>
          <w:rFonts w:hint="eastAsia"/>
          <w:b/>
          <w:bCs/>
        </w:rPr>
        <w:t>生产</w:t>
      </w:r>
      <w:r w:rsidR="00E83805">
        <w:rPr>
          <w:rFonts w:hint="eastAsia"/>
        </w:rPr>
        <w:t>（</w:t>
      </w:r>
      <w:r w:rsidR="004C3B42">
        <w:rPr>
          <w:rFonts w:hint="eastAsia"/>
        </w:rPr>
        <w:t>mass</w:t>
      </w:r>
      <w:r w:rsidR="004C3B42">
        <w:t xml:space="preserve"> production</w:t>
      </w:r>
      <w:r w:rsidR="00E83805">
        <w:rPr>
          <w:rFonts w:hint="eastAsia"/>
        </w:rPr>
        <w:t>）</w:t>
      </w:r>
      <w:r w:rsidR="00BC0BA4">
        <w:rPr>
          <w:rFonts w:hint="eastAsia"/>
        </w:rPr>
        <w:t>却因为高度的重复性</w:t>
      </w:r>
      <w:r w:rsidR="004616E6">
        <w:rPr>
          <w:rFonts w:hint="eastAsia"/>
        </w:rPr>
        <w:t>倾向于</w:t>
      </w:r>
      <w:r w:rsidR="00BC0BA4">
        <w:rPr>
          <w:rFonts w:hint="eastAsia"/>
        </w:rPr>
        <w:t>集中化的</w:t>
      </w:r>
      <w:r w:rsidR="005A6C92">
        <w:rPr>
          <w:rFonts w:hint="eastAsia"/>
        </w:rPr>
        <w:t>组织</w:t>
      </w:r>
      <w:r w:rsidR="00BC0BA4">
        <w:rPr>
          <w:rFonts w:hint="eastAsia"/>
        </w:rPr>
        <w:t>结构。</w:t>
      </w:r>
    </w:p>
    <w:p w14:paraId="3E4E7012" w14:textId="177D552B" w:rsidR="00BC0BA4" w:rsidRPr="00E83805" w:rsidRDefault="00BC0BA4" w:rsidP="00423CD2">
      <w:r>
        <w:tab/>
      </w:r>
      <w:r w:rsidR="007A73C2">
        <w:rPr>
          <w:rFonts w:hint="eastAsia"/>
        </w:rPr>
        <w:t>这种</w:t>
      </w:r>
      <w:r w:rsidR="002D586C">
        <w:rPr>
          <w:rFonts w:hint="eastAsia"/>
        </w:rPr>
        <w:t>技术决定论如果适用</w:t>
      </w:r>
      <w:r w:rsidR="004B5C15">
        <w:rPr>
          <w:rFonts w:hint="eastAsia"/>
        </w:rPr>
        <w:t>，那么教育的技术决定论也就不言而喻。但事实</w:t>
      </w:r>
      <w:r w:rsidR="007A73C2">
        <w:rPr>
          <w:rFonts w:hint="eastAsia"/>
        </w:rPr>
        <w:t>并</w:t>
      </w:r>
      <w:r w:rsidR="004B5C15">
        <w:rPr>
          <w:rFonts w:hint="eastAsia"/>
        </w:rPr>
        <w:t>不支持</w:t>
      </w:r>
      <w:r w:rsidR="00B81F8F">
        <w:rPr>
          <w:rFonts w:hint="eastAsia"/>
        </w:rPr>
        <w:t>这个</w:t>
      </w:r>
      <w:r w:rsidR="004B5C15">
        <w:rPr>
          <w:rFonts w:hint="eastAsia"/>
        </w:rPr>
        <w:t>结论。</w:t>
      </w:r>
      <w:r w:rsidR="008929D1">
        <w:rPr>
          <w:rFonts w:hint="eastAsia"/>
        </w:rPr>
        <w:t>“组织中的最高权力不一定掌握在技术水平最高的人手里</w:t>
      </w:r>
      <w:r w:rsidR="008929D1">
        <w:t>…</w:t>
      </w:r>
      <w:r w:rsidR="00B05E72">
        <w:rPr>
          <w:rFonts w:hint="eastAsia"/>
        </w:rPr>
        <w:t>相反，技术只是为组织权力斗争的整体环境布置了一部分舞台。关键变量是控制的难度。</w:t>
      </w:r>
      <w:r w:rsidR="008929D1">
        <w:rPr>
          <w:rFonts w:hint="eastAsia"/>
        </w:rPr>
        <w:t>”</w:t>
      </w:r>
      <w:r w:rsidR="005A3DBB">
        <w:fldChar w:fldCharType="begin"/>
      </w:r>
      <w:r w:rsidR="005A3DBB">
        <w:instrText xml:space="preserve"> </w:instrText>
      </w:r>
      <w:r w:rsidR="005A3DBB">
        <w:rPr>
          <w:rFonts w:hint="eastAsia"/>
        </w:rPr>
        <w:instrText>REF _Ref89992381 \r \h</w:instrText>
      </w:r>
      <w:r w:rsidR="005A3DBB">
        <w:instrText xml:space="preserve"> </w:instrText>
      </w:r>
      <w:r w:rsidR="005A3DBB">
        <w:fldChar w:fldCharType="separate"/>
      </w:r>
      <w:r w:rsidR="005A3DBB">
        <w:t>[8]</w:t>
      </w:r>
      <w:r w:rsidR="005A3DBB">
        <w:fldChar w:fldCharType="end"/>
      </w:r>
      <w:r w:rsidR="004C42E9" w:rsidRPr="004C42E9">
        <w:rPr>
          <w:rFonts w:hint="eastAsia"/>
        </w:rPr>
        <w:t xml:space="preserve"> 生产技术只是通过影响控制的难度来间接地作用在组织结构上。</w:t>
      </w:r>
      <w:r w:rsidR="00055DAA">
        <w:rPr>
          <w:rFonts w:hint="eastAsia"/>
        </w:rPr>
        <w:t>如果</w:t>
      </w:r>
      <w:r w:rsidR="00443661">
        <w:rPr>
          <w:rFonts w:hint="eastAsia"/>
        </w:rPr>
        <w:t>管理</w:t>
      </w:r>
      <w:r w:rsidR="00055DAA">
        <w:rPr>
          <w:rFonts w:hint="eastAsia"/>
        </w:rPr>
        <w:t>者能够轻易地</w:t>
      </w:r>
      <w:r w:rsidR="00207CF4">
        <w:rPr>
          <w:rFonts w:hint="eastAsia"/>
        </w:rPr>
        <w:t>检查与协调</w:t>
      </w:r>
      <w:r w:rsidR="00055DAA">
        <w:rPr>
          <w:rFonts w:hint="eastAsia"/>
        </w:rPr>
        <w:t>生产过程</w:t>
      </w:r>
      <w:r w:rsidR="00207CF4">
        <w:rPr>
          <w:rFonts w:hint="eastAsia"/>
        </w:rPr>
        <w:t>，</w:t>
      </w:r>
      <w:r w:rsidR="003C2A02">
        <w:rPr>
          <w:rFonts w:hint="eastAsia"/>
        </w:rPr>
        <w:t>就能牢牢控制组织成员，</w:t>
      </w:r>
      <w:r w:rsidR="00C20427">
        <w:rPr>
          <w:rFonts w:hint="eastAsia"/>
        </w:rPr>
        <w:t>生产技术</w:t>
      </w:r>
      <w:r w:rsidR="001773B4">
        <w:rPr>
          <w:rFonts w:hint="eastAsia"/>
        </w:rPr>
        <w:t>当然</w:t>
      </w:r>
      <w:r w:rsidR="00C20427">
        <w:rPr>
          <w:rFonts w:hint="eastAsia"/>
        </w:rPr>
        <w:t>就不如掌握金钱与影响力</w:t>
      </w:r>
      <w:r w:rsidR="00C452E0">
        <w:rPr>
          <w:rFonts w:hint="eastAsia"/>
        </w:rPr>
        <w:t>这些资源</w:t>
      </w:r>
      <w:r w:rsidR="0069498F">
        <w:rPr>
          <w:rFonts w:hint="eastAsia"/>
        </w:rPr>
        <w:t>更加重要。</w:t>
      </w:r>
    </w:p>
    <w:p w14:paraId="56A5C71E" w14:textId="192518CF" w:rsidR="00590F6E" w:rsidRDefault="001773B4" w:rsidP="00423CD2">
      <w:r>
        <w:tab/>
      </w:r>
      <w:r w:rsidR="00F443F8">
        <w:rPr>
          <w:rFonts w:hint="eastAsia"/>
        </w:rPr>
        <w:t>因此，决定</w:t>
      </w:r>
      <w:r w:rsidR="00A65C92">
        <w:rPr>
          <w:rFonts w:hint="eastAsia"/>
        </w:rPr>
        <w:t>组织中权力的关键与其说是技术，不如说是</w:t>
      </w:r>
      <w:r w:rsidR="004C42E9">
        <w:rPr>
          <w:rFonts w:hint="eastAsia"/>
        </w:rPr>
        <w:t>其中的社会和政治元素。</w:t>
      </w:r>
      <w:r w:rsidR="007950CB">
        <w:rPr>
          <w:rFonts w:hint="eastAsia"/>
        </w:rPr>
        <w:t>再加上</w:t>
      </w:r>
      <w:r w:rsidR="00DA0070">
        <w:rPr>
          <w:rFonts w:hint="eastAsia"/>
        </w:rPr>
        <w:t>组织管理者实际上</w:t>
      </w:r>
      <w:r w:rsidR="00FE28DC">
        <w:rPr>
          <w:rFonts w:hint="eastAsia"/>
        </w:rPr>
        <w:t>无法认真</w:t>
      </w:r>
      <w:r w:rsidR="007950CB">
        <w:rPr>
          <w:rFonts w:hint="eastAsia"/>
        </w:rPr>
        <w:t>评估</w:t>
      </w:r>
      <w:r w:rsidR="002D436E">
        <w:rPr>
          <w:rFonts w:hint="eastAsia"/>
        </w:rPr>
        <w:t>个体效率，使得技术主义的升迁提拔准则</w:t>
      </w:r>
      <w:r w:rsidR="007C2EB8">
        <w:rPr>
          <w:rFonts w:hint="eastAsia"/>
        </w:rPr>
        <w:t>只是空中楼阁</w:t>
      </w:r>
      <w:r w:rsidR="002D436E">
        <w:rPr>
          <w:rFonts w:hint="eastAsia"/>
        </w:rPr>
        <w:t>。</w:t>
      </w:r>
      <w:r w:rsidR="003F1689">
        <w:rPr>
          <w:rFonts w:hint="eastAsia"/>
        </w:rPr>
        <w:t>所以，赢得组织成员的积极配合</w:t>
      </w:r>
      <w:r w:rsidR="00251B78">
        <w:rPr>
          <w:rFonts w:hint="eastAsia"/>
        </w:rPr>
        <w:t>，维持</w:t>
      </w:r>
      <w:r w:rsidR="00143706">
        <w:rPr>
          <w:rFonts w:hint="eastAsia"/>
        </w:rPr>
        <w:t>对</w:t>
      </w:r>
      <w:r w:rsidR="00297D6F">
        <w:rPr>
          <w:rFonts w:hint="eastAsia"/>
        </w:rPr>
        <w:t>组织成员</w:t>
      </w:r>
      <w:r w:rsidR="00143706">
        <w:rPr>
          <w:rFonts w:hint="eastAsia"/>
        </w:rPr>
        <w:t>的</w:t>
      </w:r>
      <w:r w:rsidR="00297D6F" w:rsidRPr="00297D6F">
        <w:rPr>
          <w:rFonts w:hint="eastAsia"/>
          <w:b/>
          <w:bCs/>
        </w:rPr>
        <w:t>规范控制</w:t>
      </w:r>
      <w:r w:rsidR="00297D6F">
        <w:rPr>
          <w:rFonts w:hint="eastAsia"/>
        </w:rPr>
        <w:t>(</w:t>
      </w:r>
      <w:r w:rsidR="00D35EC9">
        <w:t>normative control</w:t>
      </w:r>
      <w:r w:rsidR="00297D6F">
        <w:t>)</w:t>
      </w:r>
      <w:r w:rsidR="00297D6F">
        <w:rPr>
          <w:rFonts w:hint="eastAsia"/>
        </w:rPr>
        <w:t>成为组织权威</w:t>
      </w:r>
      <w:r w:rsidR="00D35EC9">
        <w:rPr>
          <w:rFonts w:hint="eastAsia"/>
        </w:rPr>
        <w:t>的基本</w:t>
      </w:r>
      <w:r w:rsidR="00FC3515">
        <w:rPr>
          <w:rFonts w:hint="eastAsia"/>
        </w:rPr>
        <w:t>工作</w:t>
      </w:r>
      <w:r w:rsidR="00D35EC9">
        <w:rPr>
          <w:rFonts w:hint="eastAsia"/>
        </w:rPr>
        <w:t>。</w:t>
      </w:r>
      <w:r w:rsidR="00A44442">
        <w:rPr>
          <w:rFonts w:hint="eastAsia"/>
        </w:rPr>
        <w:t>雇主更倾向</w:t>
      </w:r>
      <w:r w:rsidR="00857DCE">
        <w:rPr>
          <w:rFonts w:hint="eastAsia"/>
        </w:rPr>
        <w:t>的特质是</w:t>
      </w:r>
      <w:r w:rsidR="00A207B8">
        <w:rPr>
          <w:rFonts w:hint="eastAsia"/>
        </w:rPr>
        <w:t>忠诚、社交技巧</w:t>
      </w:r>
      <w:r w:rsidR="00857DCE">
        <w:rPr>
          <w:rFonts w:hint="eastAsia"/>
        </w:rPr>
        <w:t>、共同文化价值与道德品质。</w:t>
      </w:r>
      <w:r w:rsidR="00EA7238">
        <w:rPr>
          <w:rFonts w:hint="eastAsia"/>
        </w:rPr>
        <w:t>而</w:t>
      </w:r>
      <w:r w:rsidR="00121956">
        <w:rPr>
          <w:rFonts w:hint="eastAsia"/>
        </w:rPr>
        <w:t>学校</w:t>
      </w:r>
      <w:r w:rsidR="00EA7238">
        <w:rPr>
          <w:rFonts w:hint="eastAsia"/>
        </w:rPr>
        <w:t>教育无疑</w:t>
      </w:r>
      <w:r w:rsidR="00BF5EE4">
        <w:rPr>
          <w:rFonts w:hint="eastAsia"/>
        </w:rPr>
        <w:t>正是进行</w:t>
      </w:r>
      <w:r w:rsidR="00A5147C">
        <w:rPr>
          <w:rFonts w:hint="eastAsia"/>
        </w:rPr>
        <w:t>文化选择的重要手段</w:t>
      </w:r>
      <w:r w:rsidR="009F1649">
        <w:rPr>
          <w:rFonts w:hint="eastAsia"/>
        </w:rPr>
        <w:t>。</w:t>
      </w:r>
      <w:r w:rsidR="00753E6F">
        <w:rPr>
          <w:rFonts w:hint="eastAsia"/>
        </w:rPr>
        <w:t>花费数年完成工商管理或法学学位证明了投入行业的忠诚</w:t>
      </w:r>
      <w:r w:rsidR="00160E80">
        <w:rPr>
          <w:rFonts w:hint="eastAsia"/>
        </w:rPr>
        <w:t>；</w:t>
      </w:r>
      <w:r w:rsidR="00572D5C">
        <w:rPr>
          <w:rFonts w:hint="eastAsia"/>
        </w:rPr>
        <w:t>社团、学生会、研讨班无疑锻炼了</w:t>
      </w:r>
      <w:r w:rsidR="00BF5EE4">
        <w:rPr>
          <w:rFonts w:hint="eastAsia"/>
        </w:rPr>
        <w:t>社交技巧</w:t>
      </w:r>
      <w:r w:rsidR="00784169">
        <w:rPr>
          <w:rFonts w:hint="eastAsia"/>
        </w:rPr>
        <w:t>，长袖善舞的交际家</w:t>
      </w:r>
      <w:r w:rsidR="0025280B">
        <w:rPr>
          <w:rFonts w:hint="eastAsia"/>
        </w:rPr>
        <w:t>定</w:t>
      </w:r>
      <w:r w:rsidR="00784169">
        <w:rPr>
          <w:rFonts w:hint="eastAsia"/>
        </w:rPr>
        <w:t>能在校友会中取得一席之地，</w:t>
      </w:r>
      <w:r w:rsidR="00A173C8">
        <w:rPr>
          <w:rFonts w:hint="eastAsia"/>
        </w:rPr>
        <w:t>借</w:t>
      </w:r>
      <w:r w:rsidR="00505AF7" w:rsidRPr="00505AF7">
        <w:rPr>
          <w:rFonts w:hint="eastAsia"/>
          <w:b/>
          <w:bCs/>
        </w:rPr>
        <w:t>非正式</w:t>
      </w:r>
      <w:r w:rsidR="00087293" w:rsidRPr="00505AF7">
        <w:rPr>
          <w:rFonts w:hint="eastAsia"/>
          <w:b/>
          <w:bCs/>
        </w:rPr>
        <w:t>关系</w:t>
      </w:r>
      <w:r w:rsidR="00505AF7">
        <w:rPr>
          <w:rFonts w:hint="eastAsia"/>
        </w:rPr>
        <w:t>(</w:t>
      </w:r>
      <w:r w:rsidR="00135AE6">
        <w:t>informal ties</w:t>
      </w:r>
      <w:r w:rsidR="00505AF7">
        <w:t>)</w:t>
      </w:r>
      <w:r w:rsidR="00A173C8">
        <w:rPr>
          <w:rFonts w:hint="eastAsia"/>
        </w:rPr>
        <w:t>之</w:t>
      </w:r>
      <w:r w:rsidR="00990ADC">
        <w:rPr>
          <w:rFonts w:hint="eastAsia"/>
        </w:rPr>
        <w:t>风</w:t>
      </w:r>
      <w:r w:rsidR="00A173C8">
        <w:rPr>
          <w:rFonts w:hint="eastAsia"/>
        </w:rPr>
        <w:t>直上青云</w:t>
      </w:r>
      <w:r w:rsidR="00784169">
        <w:rPr>
          <w:rFonts w:hint="eastAsia"/>
        </w:rPr>
        <w:t>；</w:t>
      </w:r>
      <w:r w:rsidR="00714476">
        <w:rPr>
          <w:rFonts w:hint="eastAsia"/>
        </w:rPr>
        <w:t>课程教育和严格的学术规范奖赏了中产阶级的自律文化，而</w:t>
      </w:r>
      <w:r w:rsidR="002B09C7">
        <w:rPr>
          <w:rFonts w:hint="eastAsia"/>
        </w:rPr>
        <w:t>缺少道德</w:t>
      </w:r>
      <w:r w:rsidR="00CC416A">
        <w:rPr>
          <w:rFonts w:hint="eastAsia"/>
        </w:rPr>
        <w:t>似乎</w:t>
      </w:r>
      <w:r w:rsidR="002B09C7">
        <w:rPr>
          <w:rFonts w:hint="eastAsia"/>
        </w:rPr>
        <w:t>不足以让人从大学毕业。</w:t>
      </w:r>
      <w:r w:rsidR="00CB3ABE">
        <w:rPr>
          <w:rFonts w:hint="eastAsia"/>
        </w:rPr>
        <w:t>因此，</w:t>
      </w:r>
      <w:r w:rsidR="00C22BD9">
        <w:rPr>
          <w:rFonts w:hint="eastAsia"/>
        </w:rPr>
        <w:t>越是强调规范控制的</w:t>
      </w:r>
      <w:r w:rsidR="00087293">
        <w:rPr>
          <w:rFonts w:hint="eastAsia"/>
        </w:rPr>
        <w:t>高级</w:t>
      </w:r>
      <w:r w:rsidR="002D2ACC">
        <w:rPr>
          <w:rFonts w:hint="eastAsia"/>
        </w:rPr>
        <w:t>专业</w:t>
      </w:r>
      <w:r w:rsidR="00C22BD9">
        <w:rPr>
          <w:rFonts w:hint="eastAsia"/>
        </w:rPr>
        <w:t>岗位，越是</w:t>
      </w:r>
      <w:r w:rsidR="003A5FF8">
        <w:rPr>
          <w:rFonts w:hint="eastAsia"/>
        </w:rPr>
        <w:t>强调更高的文凭。</w:t>
      </w:r>
      <w:r w:rsidR="00087293">
        <w:rPr>
          <w:rFonts w:hint="eastAsia"/>
        </w:rPr>
        <w:t>而那些</w:t>
      </w:r>
      <w:r w:rsidR="0025280B">
        <w:rPr>
          <w:rFonts w:hint="eastAsia"/>
        </w:rPr>
        <w:t>没有文凭的</w:t>
      </w:r>
      <w:r w:rsidR="00087293">
        <w:rPr>
          <w:rFonts w:hint="eastAsia"/>
        </w:rPr>
        <w:t>底层的技术工人则</w:t>
      </w:r>
      <w:r w:rsidR="002D2ACC">
        <w:rPr>
          <w:rFonts w:hint="eastAsia"/>
        </w:rPr>
        <w:t>无缘高级岗位，即便公司宣称内部提拔，提拔的也是低等级的其他专业职位</w:t>
      </w:r>
      <w:r w:rsidR="00087293">
        <w:rPr>
          <w:rFonts w:hint="eastAsia"/>
        </w:rPr>
        <w:t>。</w:t>
      </w:r>
      <w:r w:rsidR="007C0C86">
        <w:rPr>
          <w:rFonts w:hint="eastAsia"/>
        </w:rPr>
        <w:t>这也就解释了教育</w:t>
      </w:r>
      <w:r w:rsidR="00B62130">
        <w:rPr>
          <w:rFonts w:hint="eastAsia"/>
        </w:rPr>
        <w:t>如何</w:t>
      </w:r>
      <w:r w:rsidR="007C0C86">
        <w:rPr>
          <w:rFonts w:hint="eastAsia"/>
        </w:rPr>
        <w:t>作为一种</w:t>
      </w:r>
      <w:r w:rsidR="00B62130">
        <w:rPr>
          <w:rFonts w:hint="eastAsia"/>
        </w:rPr>
        <w:t>分层</w:t>
      </w:r>
      <w:r w:rsidR="007C0C86">
        <w:rPr>
          <w:rFonts w:hint="eastAsia"/>
        </w:rPr>
        <w:t>机制，</w:t>
      </w:r>
      <w:r w:rsidR="00B62130">
        <w:rPr>
          <w:rFonts w:hint="eastAsia"/>
        </w:rPr>
        <w:t>将不同的人限制在不同的地方</w:t>
      </w:r>
      <w:r w:rsidR="007C0C86">
        <w:rPr>
          <w:rFonts w:hint="eastAsia"/>
        </w:rPr>
        <w:t>。</w:t>
      </w:r>
    </w:p>
    <w:p w14:paraId="56359D94" w14:textId="70D7A1CC" w:rsidR="00F07BD4" w:rsidRDefault="00395798" w:rsidP="00423CD2">
      <w:r>
        <w:tab/>
      </w:r>
      <w:r w:rsidR="003B2C96">
        <w:rPr>
          <w:rFonts w:hint="eastAsia"/>
        </w:rPr>
        <w:t>说到这里，</w:t>
      </w:r>
      <w:r w:rsidR="00E726C8">
        <w:rPr>
          <w:rFonts w:hint="eastAsia"/>
        </w:rPr>
        <w:t>尽管作者的思维主线依然</w:t>
      </w:r>
      <w:r w:rsidR="00B84DEE">
        <w:rPr>
          <w:rFonts w:hint="eastAsia"/>
        </w:rPr>
        <w:t>是研究教育与分层之间的关系，</w:t>
      </w:r>
      <w:r w:rsidR="003B2C96">
        <w:rPr>
          <w:rFonts w:hint="eastAsia"/>
        </w:rPr>
        <w:t>一个更加宏大的理论思路</w:t>
      </w:r>
      <w:r w:rsidR="00B84DEE">
        <w:rPr>
          <w:rFonts w:hint="eastAsia"/>
        </w:rPr>
        <w:t>却渐渐</w:t>
      </w:r>
      <w:r w:rsidR="003B2C96">
        <w:rPr>
          <w:rFonts w:hint="eastAsia"/>
        </w:rPr>
        <w:t>浮出水面。</w:t>
      </w:r>
      <w:r w:rsidR="00E76A2F">
        <w:rPr>
          <w:rFonts w:hint="eastAsia"/>
        </w:rPr>
        <w:t>教育是文化</w:t>
      </w:r>
      <w:r w:rsidR="003F1AC9">
        <w:rPr>
          <w:rFonts w:hint="eastAsia"/>
        </w:rPr>
        <w:t>的影子</w:t>
      </w:r>
      <w:r w:rsidR="00E76A2F">
        <w:rPr>
          <w:rFonts w:hint="eastAsia"/>
        </w:rPr>
        <w:t>，以教育水平来给人分层，</w:t>
      </w:r>
      <w:r w:rsidR="00B06EDB">
        <w:rPr>
          <w:rFonts w:hint="eastAsia"/>
        </w:rPr>
        <w:t>说明文化</w:t>
      </w:r>
      <w:r w:rsidR="00381448">
        <w:rPr>
          <w:rFonts w:hint="eastAsia"/>
        </w:rPr>
        <w:t>在某种程度上</w:t>
      </w:r>
      <w:r w:rsidR="00C67775">
        <w:rPr>
          <w:rFonts w:hint="eastAsia"/>
        </w:rPr>
        <w:t>能够影响</w:t>
      </w:r>
      <w:r w:rsidR="000E68D2">
        <w:rPr>
          <w:rFonts w:hint="eastAsia"/>
        </w:rPr>
        <w:t>社会的</w:t>
      </w:r>
      <w:r w:rsidR="00C67775">
        <w:rPr>
          <w:rFonts w:hint="eastAsia"/>
        </w:rPr>
        <w:t>经济结构。</w:t>
      </w:r>
      <w:r w:rsidR="00486D58">
        <w:rPr>
          <w:rFonts w:hint="eastAsia"/>
        </w:rPr>
        <w:t>于是，文化支配、教育分层与</w:t>
      </w:r>
      <w:r w:rsidR="000E68D2">
        <w:rPr>
          <w:rFonts w:hint="eastAsia"/>
        </w:rPr>
        <w:t>物质生产三者之间的关系成为下一章作者的主要着力点。</w:t>
      </w:r>
    </w:p>
    <w:p w14:paraId="59A6DA1F" w14:textId="77777777" w:rsidR="000E68D2" w:rsidRDefault="000E68D2" w:rsidP="00423CD2"/>
    <w:p w14:paraId="0A298B88" w14:textId="76269A93" w:rsidR="00AE41C1" w:rsidRPr="00727794" w:rsidRDefault="00CC3433" w:rsidP="00F07BD4">
      <w:pPr>
        <w:pStyle w:val="a3"/>
        <w:numPr>
          <w:ilvl w:val="0"/>
          <w:numId w:val="1"/>
        </w:numPr>
        <w:ind w:firstLineChars="0"/>
        <w:rPr>
          <w:rFonts w:ascii="黑体" w:eastAsia="黑体" w:hAnsi="黑体"/>
          <w:b/>
          <w:bCs/>
          <w:sz w:val="24"/>
          <w:szCs w:val="28"/>
        </w:rPr>
      </w:pPr>
      <w:r w:rsidRPr="00727794">
        <w:rPr>
          <w:rFonts w:ascii="黑体" w:eastAsia="黑体" w:hAnsi="黑体" w:hint="eastAsia"/>
          <w:b/>
          <w:bCs/>
          <w:sz w:val="24"/>
          <w:szCs w:val="28"/>
        </w:rPr>
        <w:t>物质生产</w:t>
      </w:r>
      <w:r w:rsidR="00DD4775" w:rsidRPr="00727794">
        <w:rPr>
          <w:rFonts w:ascii="黑体" w:eastAsia="黑体" w:hAnsi="黑体" w:hint="eastAsia"/>
          <w:b/>
          <w:bCs/>
          <w:sz w:val="24"/>
          <w:szCs w:val="28"/>
        </w:rPr>
        <w:t>、文化支配</w:t>
      </w:r>
      <w:r w:rsidRPr="00727794">
        <w:rPr>
          <w:rFonts w:ascii="黑体" w:eastAsia="黑体" w:hAnsi="黑体" w:hint="eastAsia"/>
          <w:b/>
          <w:bCs/>
          <w:sz w:val="24"/>
          <w:szCs w:val="28"/>
        </w:rPr>
        <w:t>与</w:t>
      </w:r>
      <w:r w:rsidR="00D16B97" w:rsidRPr="00727794">
        <w:rPr>
          <w:rFonts w:ascii="黑体" w:eastAsia="黑体" w:hAnsi="黑体" w:hint="eastAsia"/>
          <w:b/>
          <w:bCs/>
          <w:sz w:val="24"/>
          <w:szCs w:val="28"/>
        </w:rPr>
        <w:t>教育</w:t>
      </w:r>
    </w:p>
    <w:p w14:paraId="56EA1BD0" w14:textId="4BE31C6F" w:rsidR="00CF008D" w:rsidRDefault="004610A0" w:rsidP="00824538">
      <w:pPr>
        <w:jc w:val="left"/>
      </w:pPr>
      <w:r>
        <w:tab/>
      </w:r>
      <w:r w:rsidR="00797731">
        <w:rPr>
          <w:rFonts w:hint="eastAsia"/>
        </w:rPr>
        <w:t>“技术水平最高的</w:t>
      </w:r>
      <w:r w:rsidR="003C7032">
        <w:rPr>
          <w:rFonts w:hint="eastAsia"/>
        </w:rPr>
        <w:t>雇员并不会拿到最高的报酬，反而可能处于组织的中底层；通往权力与收入的最重要路径必须通过政治和管理才行。</w:t>
      </w:r>
      <w:r w:rsidR="00797731">
        <w:rPr>
          <w:rFonts w:hint="eastAsia"/>
        </w:rPr>
        <w:t>”</w:t>
      </w:r>
      <w:r w:rsidR="005A3DBB">
        <w:fldChar w:fldCharType="begin"/>
      </w:r>
      <w:r w:rsidR="005A3DBB">
        <w:instrText xml:space="preserve"> </w:instrText>
      </w:r>
      <w:r w:rsidR="005A3DBB">
        <w:rPr>
          <w:rFonts w:hint="eastAsia"/>
        </w:rPr>
        <w:instrText>REF _Ref89992493 \r \h</w:instrText>
      </w:r>
      <w:r w:rsidR="005A3DBB">
        <w:instrText xml:space="preserve"> </w:instrText>
      </w:r>
      <w:r w:rsidR="005A3DBB">
        <w:fldChar w:fldCharType="separate"/>
      </w:r>
      <w:r w:rsidR="005A3DBB">
        <w:t>[9]</w:t>
      </w:r>
      <w:r w:rsidR="005A3DBB">
        <w:fldChar w:fldCharType="end"/>
      </w:r>
      <w:r w:rsidR="00824538">
        <w:rPr>
          <w:rFonts w:hint="eastAsia"/>
        </w:rPr>
        <w:t>上一节已经提到过，</w:t>
      </w:r>
      <w:r w:rsidR="005E4F15">
        <w:rPr>
          <w:rFonts w:hint="eastAsia"/>
        </w:rPr>
        <w:t>物质生产中</w:t>
      </w:r>
      <w:r w:rsidR="00B72695">
        <w:rPr>
          <w:rFonts w:hint="eastAsia"/>
        </w:rPr>
        <w:t>决定组织内权力结构的因素更多是政治性的</w:t>
      </w:r>
      <w:r w:rsidR="00824538">
        <w:rPr>
          <w:rFonts w:hint="eastAsia"/>
        </w:rPr>
        <w:t>。</w:t>
      </w:r>
      <w:r w:rsidR="00215FD1" w:rsidRPr="00215FD1">
        <w:rPr>
          <w:rFonts w:hint="eastAsia"/>
          <w:b/>
          <w:bCs/>
        </w:rPr>
        <w:t>组织政治</w:t>
      </w:r>
      <w:r w:rsidR="00215FD1">
        <w:rPr>
          <w:rFonts w:hint="eastAsia"/>
        </w:rPr>
        <w:t>(</w:t>
      </w:r>
      <w:r w:rsidR="00166B28">
        <w:t>organizational politics</w:t>
      </w:r>
      <w:r w:rsidR="00215FD1">
        <w:t>)</w:t>
      </w:r>
      <w:r w:rsidR="00BF4FCA">
        <w:rPr>
          <w:rFonts w:hint="eastAsia"/>
        </w:rPr>
        <w:t>塑造了职业的准入门槛、</w:t>
      </w:r>
      <w:r w:rsidR="00AB4016">
        <w:rPr>
          <w:rFonts w:hint="eastAsia"/>
        </w:rPr>
        <w:t>升职通道和“职位”本身。</w:t>
      </w:r>
      <w:r w:rsidR="005517AC">
        <w:rPr>
          <w:rFonts w:hint="eastAsia"/>
        </w:rPr>
        <w:t>在组织政治中灵活调度</w:t>
      </w:r>
      <w:r w:rsidR="00DD4775">
        <w:rPr>
          <w:rFonts w:hint="eastAsia"/>
        </w:rPr>
        <w:t>的劳动</w:t>
      </w:r>
      <w:r w:rsidR="005517AC">
        <w:rPr>
          <w:rFonts w:hint="eastAsia"/>
        </w:rPr>
        <w:t>被柯林斯称作</w:t>
      </w:r>
      <w:r w:rsidR="005517AC">
        <w:rPr>
          <w:rFonts w:hint="eastAsia"/>
          <w:b/>
          <w:bCs/>
        </w:rPr>
        <w:t>政治劳动</w:t>
      </w:r>
      <w:r w:rsidR="005517AC">
        <w:rPr>
          <w:rFonts w:hint="eastAsia"/>
        </w:rPr>
        <w:t>(</w:t>
      </w:r>
      <w:r w:rsidR="005517AC">
        <w:t>political labor)</w:t>
      </w:r>
      <w:r w:rsidR="005517AC">
        <w:rPr>
          <w:rFonts w:hint="eastAsia"/>
        </w:rPr>
        <w:t>，与</w:t>
      </w:r>
      <w:r w:rsidR="005517AC">
        <w:rPr>
          <w:rFonts w:hint="eastAsia"/>
          <w:b/>
          <w:bCs/>
        </w:rPr>
        <w:t>生产劳动</w:t>
      </w:r>
      <w:r w:rsidR="005517AC">
        <w:t>(productive labor)</w:t>
      </w:r>
      <w:r w:rsidR="00DD4775">
        <w:rPr>
          <w:rFonts w:hint="eastAsia"/>
        </w:rPr>
        <w:t>相对应。</w:t>
      </w:r>
      <w:r w:rsidR="00D07C9C">
        <w:rPr>
          <w:rFonts w:hint="eastAsia"/>
        </w:rPr>
        <w:t>当然，这是一种分析性的区分，</w:t>
      </w:r>
      <w:r w:rsidR="00B80AC5">
        <w:rPr>
          <w:rFonts w:hint="eastAsia"/>
        </w:rPr>
        <w:t>它们只</w:t>
      </w:r>
      <w:r w:rsidR="00FA0848">
        <w:rPr>
          <w:rFonts w:hint="eastAsia"/>
        </w:rPr>
        <w:t>是</w:t>
      </w:r>
      <w:r w:rsidR="00B80AC5">
        <w:rPr>
          <w:rFonts w:hint="eastAsia"/>
        </w:rPr>
        <w:t>两种理念型，</w:t>
      </w:r>
      <w:r w:rsidR="00E655BB">
        <w:rPr>
          <w:rFonts w:hint="eastAsia"/>
        </w:rPr>
        <w:t>而</w:t>
      </w:r>
      <w:r w:rsidR="00B80AC5">
        <w:rPr>
          <w:rFonts w:hint="eastAsia"/>
        </w:rPr>
        <w:t>现实的劳动处于光谱的中间。</w:t>
      </w:r>
    </w:p>
    <w:p w14:paraId="5E976196" w14:textId="1142C417" w:rsidR="00CF008D" w:rsidRDefault="004B03FB" w:rsidP="00CF008D">
      <w:r>
        <w:tab/>
      </w:r>
      <w:r w:rsidR="00C319E6">
        <w:rPr>
          <w:rFonts w:hint="eastAsia"/>
        </w:rPr>
        <w:t>“劳动市场中的职位构成了最直接的财产形式</w:t>
      </w:r>
      <w:r w:rsidR="0068020F">
        <w:rPr>
          <w:rFonts w:hint="eastAsia"/>
        </w:rPr>
        <w:t>。</w:t>
      </w:r>
      <w:r w:rsidR="00C319E6">
        <w:rPr>
          <w:rFonts w:hint="eastAsia"/>
        </w:rPr>
        <w:t>”</w:t>
      </w:r>
      <w:r w:rsidR="005A3DBB">
        <w:fldChar w:fldCharType="begin"/>
      </w:r>
      <w:r w:rsidR="005A3DBB">
        <w:instrText xml:space="preserve"> </w:instrText>
      </w:r>
      <w:r w:rsidR="005A3DBB">
        <w:rPr>
          <w:rFonts w:hint="eastAsia"/>
        </w:rPr>
        <w:instrText>REF _Ref89992524 \r \h</w:instrText>
      </w:r>
      <w:r w:rsidR="005A3DBB">
        <w:instrText xml:space="preserve"> </w:instrText>
      </w:r>
      <w:r w:rsidR="005A3DBB">
        <w:fldChar w:fldCharType="separate"/>
      </w:r>
      <w:r w:rsidR="005A3DBB">
        <w:t>[10]</w:t>
      </w:r>
      <w:r w:rsidR="005A3DBB">
        <w:fldChar w:fldCharType="end"/>
      </w:r>
      <w:r w:rsidR="00C319E6">
        <w:rPr>
          <w:rFonts w:hint="eastAsia"/>
        </w:rPr>
        <w:t>“人们之所以工作，是因为工作是财富分配的方式。”</w:t>
      </w:r>
      <w:r w:rsidR="005D1147" w:rsidRPr="005D1147">
        <w:rPr>
          <w:rFonts w:hint="eastAsia"/>
        </w:rPr>
        <w:t xml:space="preserve"> </w:t>
      </w:r>
      <w:r w:rsidR="005A3DBB">
        <w:fldChar w:fldCharType="begin"/>
      </w:r>
      <w:r w:rsidR="005A3DBB">
        <w:instrText xml:space="preserve"> </w:instrText>
      </w:r>
      <w:r w:rsidR="005A3DBB">
        <w:rPr>
          <w:rFonts w:hint="eastAsia"/>
        </w:rPr>
        <w:instrText>REF _Ref89992529 \r \h</w:instrText>
      </w:r>
      <w:r w:rsidR="005A3DBB">
        <w:instrText xml:space="preserve"> </w:instrText>
      </w:r>
      <w:r w:rsidR="005A3DBB">
        <w:fldChar w:fldCharType="separate"/>
      </w:r>
      <w:r w:rsidR="005A3DBB">
        <w:t>[11]</w:t>
      </w:r>
      <w:r w:rsidR="005A3DBB">
        <w:fldChar w:fldCharType="end"/>
      </w:r>
      <w:r w:rsidR="005D1147">
        <w:rPr>
          <w:rFonts w:hint="eastAsia"/>
        </w:rPr>
        <w:t>失业</w:t>
      </w:r>
      <w:r w:rsidR="00BC07FD">
        <w:rPr>
          <w:rFonts w:hint="eastAsia"/>
        </w:rPr>
        <w:t>不</w:t>
      </w:r>
      <w:r w:rsidR="005D1147">
        <w:rPr>
          <w:rFonts w:hint="eastAsia"/>
        </w:rPr>
        <w:t>受欢迎，正是因为失业的人不能控制社会中的任何资源。</w:t>
      </w:r>
      <w:r w:rsidR="00831B49">
        <w:rPr>
          <w:rFonts w:hint="eastAsia"/>
        </w:rPr>
        <w:t>统治阶级的</w:t>
      </w:r>
      <w:r w:rsidR="00B824DF">
        <w:rPr>
          <w:rFonts w:hint="eastAsia"/>
        </w:rPr>
        <w:t>政治劳动</w:t>
      </w:r>
      <w:r w:rsidR="001221F9">
        <w:rPr>
          <w:rFonts w:hint="eastAsia"/>
        </w:rPr>
        <w:t>决定了</w:t>
      </w:r>
      <w:r w:rsidR="00B824DF" w:rsidRPr="00CF371D">
        <w:rPr>
          <w:rFonts w:hint="eastAsia"/>
          <w:b/>
          <w:bCs/>
        </w:rPr>
        <w:t>职位</w:t>
      </w:r>
      <w:r w:rsidR="00B824DF">
        <w:rPr>
          <w:rFonts w:hint="eastAsia"/>
        </w:rPr>
        <w:t>(</w:t>
      </w:r>
      <w:r w:rsidR="00B824DF">
        <w:t>positions)</w:t>
      </w:r>
      <w:r w:rsidR="00831B49">
        <w:rPr>
          <w:rFonts w:hint="eastAsia"/>
        </w:rPr>
        <w:t>中包含的</w:t>
      </w:r>
      <w:r w:rsidR="00B5420C" w:rsidRPr="00B5420C">
        <w:rPr>
          <w:rFonts w:hint="eastAsia"/>
          <w:b/>
          <w:bCs/>
        </w:rPr>
        <w:t>职位财产</w:t>
      </w:r>
      <w:r w:rsidR="00B5420C">
        <w:rPr>
          <w:rFonts w:hint="eastAsia"/>
        </w:rPr>
        <w:t>(</w:t>
      </w:r>
      <w:r w:rsidR="00B5420C">
        <w:t>positional property)</w:t>
      </w:r>
      <w:r w:rsidR="001F3910">
        <w:rPr>
          <w:rFonts w:hint="eastAsia"/>
        </w:rPr>
        <w:t>数目</w:t>
      </w:r>
      <w:r w:rsidR="00DD5725">
        <w:rPr>
          <w:rFonts w:hint="eastAsia"/>
        </w:rPr>
        <w:t>，而职位财产的多少则划分出了社会不同的阶级</w:t>
      </w:r>
      <w:r w:rsidR="00767FAB">
        <w:rPr>
          <w:rFonts w:hint="eastAsia"/>
        </w:rPr>
        <w:t>。</w:t>
      </w:r>
      <w:r w:rsidR="00BC07FD">
        <w:rPr>
          <w:rFonts w:hint="eastAsia"/>
        </w:rPr>
        <w:t>因此，“现代职业世界的总体结构是对‘政治’资源不同程度的占有”</w:t>
      </w:r>
      <w:r w:rsidR="005A3DBB">
        <w:fldChar w:fldCharType="begin"/>
      </w:r>
      <w:r w:rsidR="005A3DBB">
        <w:instrText xml:space="preserve"> </w:instrText>
      </w:r>
      <w:r w:rsidR="005A3DBB">
        <w:rPr>
          <w:rFonts w:hint="eastAsia"/>
        </w:rPr>
        <w:instrText>REF _Ref89992524 \r \h</w:instrText>
      </w:r>
      <w:r w:rsidR="005A3DBB">
        <w:instrText xml:space="preserve"> </w:instrText>
      </w:r>
      <w:r w:rsidR="005A3DBB">
        <w:fldChar w:fldCharType="separate"/>
      </w:r>
      <w:r w:rsidR="005A3DBB">
        <w:t>[10]</w:t>
      </w:r>
      <w:r w:rsidR="005A3DBB">
        <w:fldChar w:fldCharType="end"/>
      </w:r>
      <w:r w:rsidR="00BC07FD">
        <w:rPr>
          <w:rFonts w:hint="eastAsia"/>
        </w:rPr>
        <w:t>。</w:t>
      </w:r>
      <w:r w:rsidR="001F504A">
        <w:rPr>
          <w:rFonts w:hint="eastAsia"/>
        </w:rPr>
        <w:t>由于对资源的争夺日益激烈，</w:t>
      </w:r>
      <w:r w:rsidR="00686672">
        <w:rPr>
          <w:rFonts w:hint="eastAsia"/>
        </w:rPr>
        <w:t>针对组织政治和职位财产的斗争也就</w:t>
      </w:r>
      <w:r w:rsidR="00BC07FD">
        <w:rPr>
          <w:rFonts w:hint="eastAsia"/>
        </w:rPr>
        <w:t>更加激烈。</w:t>
      </w:r>
      <w:r w:rsidR="00ED6670">
        <w:rPr>
          <w:rFonts w:hint="eastAsia"/>
        </w:rPr>
        <w:t>接下来的问题</w:t>
      </w:r>
      <w:r w:rsidR="001F3910">
        <w:rPr>
          <w:rFonts w:hint="eastAsia"/>
        </w:rPr>
        <w:t>当然是</w:t>
      </w:r>
      <w:r w:rsidR="00BF1B7F">
        <w:rPr>
          <w:rFonts w:hint="eastAsia"/>
        </w:rPr>
        <w:t>：“</w:t>
      </w:r>
      <w:r w:rsidR="00ED6670">
        <w:rPr>
          <w:rFonts w:hint="eastAsia"/>
        </w:rPr>
        <w:t>到底什么决定了</w:t>
      </w:r>
      <w:r w:rsidR="00BF1B7F">
        <w:rPr>
          <w:rFonts w:hint="eastAsia"/>
        </w:rPr>
        <w:t>人们如何塑造组织中的职位财产？组织政治的资源是什么</w:t>
      </w:r>
      <w:r w:rsidR="00137FA1">
        <w:rPr>
          <w:rFonts w:hint="eastAsia"/>
        </w:rPr>
        <w:t>，更重要的是，</w:t>
      </w:r>
      <w:r w:rsidR="006C2991">
        <w:rPr>
          <w:rFonts w:hint="eastAsia"/>
        </w:rPr>
        <w:t>如何预测这种资源在时空范围的分布</w:t>
      </w:r>
      <w:r w:rsidR="00BF1B7F">
        <w:rPr>
          <w:rFonts w:hint="eastAsia"/>
        </w:rPr>
        <w:t>？”</w:t>
      </w:r>
      <w:r w:rsidR="00841D97">
        <w:fldChar w:fldCharType="begin"/>
      </w:r>
      <w:r w:rsidR="00841D97">
        <w:instrText xml:space="preserve"> </w:instrText>
      </w:r>
      <w:r w:rsidR="00841D97">
        <w:rPr>
          <w:rFonts w:hint="eastAsia"/>
        </w:rPr>
        <w:instrText>REF _Ref89993922 \r \h</w:instrText>
      </w:r>
      <w:r w:rsidR="00841D97">
        <w:instrText xml:space="preserve"> </w:instrText>
      </w:r>
      <w:r w:rsidR="00841D97">
        <w:fldChar w:fldCharType="separate"/>
      </w:r>
      <w:r w:rsidR="00841D97">
        <w:t>[12]</w:t>
      </w:r>
      <w:r w:rsidR="00841D97">
        <w:fldChar w:fldCharType="end"/>
      </w:r>
    </w:p>
    <w:p w14:paraId="0CEADF44" w14:textId="53E16511" w:rsidR="00ED6D2A" w:rsidRDefault="00B0047E" w:rsidP="00CF008D">
      <w:r>
        <w:tab/>
      </w:r>
      <w:r>
        <w:rPr>
          <w:rFonts w:hint="eastAsia"/>
        </w:rPr>
        <w:t>答案是文化</w:t>
      </w:r>
      <w:r w:rsidR="00304287">
        <w:rPr>
          <w:rFonts w:hint="eastAsia"/>
        </w:rPr>
        <w:t>市场</w:t>
      </w:r>
      <w:r>
        <w:rPr>
          <w:rFonts w:hint="eastAsia"/>
        </w:rPr>
        <w:t>。因为“文化本身既是一种商品，也是一种社会资源。”</w:t>
      </w:r>
      <w:r w:rsidR="00841D97">
        <w:fldChar w:fldCharType="begin"/>
      </w:r>
      <w:r w:rsidR="00841D97">
        <w:instrText xml:space="preserve"> </w:instrText>
      </w:r>
      <w:r w:rsidR="00841D97">
        <w:rPr>
          <w:rFonts w:hint="eastAsia"/>
        </w:rPr>
        <w:instrText>REF _Ref89993932 \r \h</w:instrText>
      </w:r>
      <w:r w:rsidR="00841D97">
        <w:instrText xml:space="preserve"> </w:instrText>
      </w:r>
      <w:r w:rsidR="00841D97">
        <w:fldChar w:fldCharType="separate"/>
      </w:r>
      <w:r w:rsidR="00841D97">
        <w:t>[13]</w:t>
      </w:r>
      <w:r w:rsidR="00841D97">
        <w:fldChar w:fldCharType="end"/>
      </w:r>
      <w:r w:rsidR="00754541">
        <w:rPr>
          <w:rFonts w:hint="eastAsia"/>
        </w:rPr>
        <w:t>文化交流的结果是形成若干</w:t>
      </w:r>
      <w:r w:rsidR="008160BB">
        <w:rPr>
          <w:rFonts w:hint="eastAsia"/>
          <w:b/>
          <w:bCs/>
        </w:rPr>
        <w:t>意识社群</w:t>
      </w:r>
      <w:r w:rsidR="008160BB">
        <w:rPr>
          <w:rFonts w:hint="eastAsia"/>
        </w:rPr>
        <w:t>(</w:t>
      </w:r>
      <w:r w:rsidR="00EA6B60">
        <w:t>conscious</w:t>
      </w:r>
      <w:r w:rsidR="003946BD">
        <w:t>ness communities</w:t>
      </w:r>
      <w:r w:rsidR="008160BB">
        <w:t>)</w:t>
      </w:r>
      <w:r w:rsidR="00CB466D">
        <w:rPr>
          <w:rFonts w:hint="eastAsia"/>
        </w:rPr>
        <w:t>。这些意识</w:t>
      </w:r>
      <w:r w:rsidR="00CB3E33">
        <w:rPr>
          <w:rFonts w:hint="eastAsia"/>
        </w:rPr>
        <w:t>社群具有共同的</w:t>
      </w:r>
      <w:r w:rsidR="00ED5B0B">
        <w:rPr>
          <w:rFonts w:hint="eastAsia"/>
        </w:rPr>
        <w:t>文化，倾</w:t>
      </w:r>
      <w:r w:rsidR="00ED5B0B">
        <w:rPr>
          <w:rFonts w:hint="eastAsia"/>
        </w:rPr>
        <w:lastRenderedPageBreak/>
        <w:t>向</w:t>
      </w:r>
      <w:r w:rsidR="00562DD7">
        <w:rPr>
          <w:rFonts w:hint="eastAsia"/>
        </w:rPr>
        <w:t>于建立平等的关系，并成为争夺组织控制权时的主要参与者。</w:t>
      </w:r>
      <w:r w:rsidR="00C6213C">
        <w:rPr>
          <w:rFonts w:hint="eastAsia"/>
        </w:rPr>
        <w:t>他们</w:t>
      </w:r>
      <w:r w:rsidR="00053F49">
        <w:rPr>
          <w:rFonts w:hint="eastAsia"/>
        </w:rPr>
        <w:t>在调度和利用物质资源上非常具有优势，所以在组织政治中能够处于优势地位。</w:t>
      </w:r>
      <w:r w:rsidR="00257F37">
        <w:rPr>
          <w:rFonts w:hint="eastAsia"/>
        </w:rPr>
        <w:t>因此，文化是组织政治的主要资源，它塑造了组织中的职位财产。</w:t>
      </w:r>
    </w:p>
    <w:p w14:paraId="76AB2678" w14:textId="4F9771A3" w:rsidR="00B07690" w:rsidRDefault="00B07690" w:rsidP="00CF008D">
      <w:r>
        <w:tab/>
      </w:r>
      <w:r>
        <w:rPr>
          <w:rFonts w:hint="eastAsia"/>
        </w:rPr>
        <w:t>教育在文化生产方面起着重要作用。</w:t>
      </w:r>
      <w:r w:rsidR="006E7409">
        <w:rPr>
          <w:rFonts w:hint="eastAsia"/>
        </w:rPr>
        <w:t>与日常生活经验的文化生产不同，“正式生产的文化不仅比本土文化更具有创新性</w:t>
      </w:r>
      <w:r w:rsidR="00737D89">
        <w:rPr>
          <w:rFonts w:hint="eastAsia"/>
        </w:rPr>
        <w:t>，而且也让规模更大和自我意识更强的社群成为可能。</w:t>
      </w:r>
      <w:r w:rsidR="00EB19AD">
        <w:t xml:space="preserve">…… </w:t>
      </w:r>
      <w:r w:rsidR="00B45E6B">
        <w:rPr>
          <w:rFonts w:hint="eastAsia"/>
        </w:rPr>
        <w:t>（它）既能为支配一切的国家生产政治忠诚，又能动员大众职业群体和大规模的社会运动。</w:t>
      </w:r>
      <w:r w:rsidR="006E7409">
        <w:rPr>
          <w:rFonts w:hint="eastAsia"/>
        </w:rPr>
        <w:t>”</w:t>
      </w:r>
      <w:r w:rsidR="00841D97">
        <w:fldChar w:fldCharType="begin"/>
      </w:r>
      <w:r w:rsidR="00841D97">
        <w:instrText xml:space="preserve"> </w:instrText>
      </w:r>
      <w:r w:rsidR="00841D97">
        <w:rPr>
          <w:rFonts w:hint="eastAsia"/>
        </w:rPr>
        <w:instrText>REF _Ref89993945 \r \h</w:instrText>
      </w:r>
      <w:r w:rsidR="00841D97">
        <w:instrText xml:space="preserve"> </w:instrText>
      </w:r>
      <w:r w:rsidR="00841D97">
        <w:fldChar w:fldCharType="separate"/>
      </w:r>
      <w:r w:rsidR="00841D97">
        <w:t>[14]</w:t>
      </w:r>
      <w:r w:rsidR="00841D97">
        <w:fldChar w:fldCharType="end"/>
      </w:r>
      <w:r w:rsidR="00F84BEB">
        <w:rPr>
          <w:rFonts w:hint="eastAsia"/>
        </w:rPr>
        <w:t>这种正式生产的文化体现为</w:t>
      </w:r>
      <w:r w:rsidR="003B51A8">
        <w:rPr>
          <w:rFonts w:hint="eastAsia"/>
        </w:rPr>
        <w:t>一种通货，凝结在学校颁发的成绩和文凭里。</w:t>
      </w:r>
    </w:p>
    <w:p w14:paraId="223A9D63" w14:textId="4CDD0781" w:rsidR="00100BC7" w:rsidRDefault="00137FA1" w:rsidP="00CF008D">
      <w:r>
        <w:tab/>
      </w:r>
      <w:r>
        <w:rPr>
          <w:rFonts w:hint="eastAsia"/>
        </w:rPr>
        <w:t>决定文化通货生产的因素</w:t>
      </w:r>
      <w:r w:rsidR="00810F65">
        <w:rPr>
          <w:rFonts w:hint="eastAsia"/>
        </w:rPr>
        <w:t>主要有物质</w:t>
      </w:r>
      <w:r w:rsidR="00A3287B">
        <w:rPr>
          <w:rFonts w:hint="eastAsia"/>
        </w:rPr>
        <w:t>财富</w:t>
      </w:r>
      <w:r w:rsidR="00810F65">
        <w:rPr>
          <w:rFonts w:hint="eastAsia"/>
        </w:rPr>
        <w:t>、</w:t>
      </w:r>
      <w:r w:rsidR="00A3287B">
        <w:rPr>
          <w:rFonts w:hint="eastAsia"/>
        </w:rPr>
        <w:t>技术发明</w:t>
      </w:r>
      <w:r w:rsidR="00621EBD">
        <w:rPr>
          <w:rFonts w:hint="eastAsia"/>
        </w:rPr>
        <w:t>等，其中最主要的是</w:t>
      </w:r>
      <w:r w:rsidR="00A3287B">
        <w:rPr>
          <w:rFonts w:hint="eastAsia"/>
        </w:rPr>
        <w:t>文化生产者与消费者之间的竞争关系</w:t>
      </w:r>
      <w:r w:rsidR="00621EBD">
        <w:rPr>
          <w:rFonts w:hint="eastAsia"/>
        </w:rPr>
        <w:t>。</w:t>
      </w:r>
      <w:r w:rsidR="00712936">
        <w:rPr>
          <w:rFonts w:hint="eastAsia"/>
        </w:rPr>
        <w:t>社会越开放，文化越多元，文化通货的</w:t>
      </w:r>
      <w:r w:rsidR="0044012D">
        <w:rPr>
          <w:rFonts w:hint="eastAsia"/>
        </w:rPr>
        <w:t>生产也就越多</w:t>
      </w:r>
      <w:r w:rsidR="00234352">
        <w:rPr>
          <w:rFonts w:hint="eastAsia"/>
        </w:rPr>
        <w:t>。</w:t>
      </w:r>
      <w:r w:rsidR="00770646">
        <w:rPr>
          <w:rFonts w:hint="eastAsia"/>
        </w:rPr>
        <w:t>文化通货的相互竞争是不同</w:t>
      </w:r>
      <w:r w:rsidR="00F505DD">
        <w:rPr>
          <w:rFonts w:hint="eastAsia"/>
        </w:rPr>
        <w:t>阶级争夺物质生产权的关键，</w:t>
      </w:r>
      <w:r w:rsidR="0070725B">
        <w:rPr>
          <w:rFonts w:hint="eastAsia"/>
        </w:rPr>
        <w:t>因为</w:t>
      </w:r>
      <w:r w:rsidR="00F505DD">
        <w:rPr>
          <w:rFonts w:hint="eastAsia"/>
        </w:rPr>
        <w:t>正是因为有了不同的文化通货</w:t>
      </w:r>
      <w:r w:rsidR="0070725B">
        <w:rPr>
          <w:rFonts w:hint="eastAsia"/>
        </w:rPr>
        <w:t>，才能形成不同的意识社群</w:t>
      </w:r>
      <w:r w:rsidR="008F6EE4">
        <w:rPr>
          <w:rFonts w:hint="eastAsia"/>
        </w:rPr>
        <w:t>。这些社群</w:t>
      </w:r>
      <w:r w:rsidR="0070725B">
        <w:rPr>
          <w:rFonts w:hint="eastAsia"/>
        </w:rPr>
        <w:t>争夺</w:t>
      </w:r>
      <w:r w:rsidR="00A57DBD">
        <w:rPr>
          <w:rFonts w:hint="eastAsia"/>
        </w:rPr>
        <w:t>组织政治中的优势地位，攫取物质生产权和</w:t>
      </w:r>
      <w:r w:rsidR="008F6EE4">
        <w:rPr>
          <w:rFonts w:hint="eastAsia"/>
        </w:rPr>
        <w:t>塑造职位的权力，从而</w:t>
      </w:r>
      <w:r w:rsidR="00955F58">
        <w:rPr>
          <w:rFonts w:hint="eastAsia"/>
        </w:rPr>
        <w:t>压制了其他的群体。从这里可以总结出文凭</w:t>
      </w:r>
      <w:r w:rsidR="005C3CD4">
        <w:rPr>
          <w:rFonts w:hint="eastAsia"/>
        </w:rPr>
        <w:t>在物质生产与文化支配之间起到的作用</w:t>
      </w:r>
      <w:r w:rsidR="00955F58">
        <w:rPr>
          <w:rFonts w:hint="eastAsia"/>
        </w:rPr>
        <w:t>。</w:t>
      </w:r>
    </w:p>
    <w:p w14:paraId="4AEF3000" w14:textId="270DB3A1" w:rsidR="00BA0272" w:rsidRPr="008160BB" w:rsidRDefault="00BA0272" w:rsidP="00CF008D">
      <w:r>
        <w:tab/>
      </w:r>
      <w:r w:rsidR="001302E6">
        <w:rPr>
          <w:rFonts w:hint="eastAsia"/>
        </w:rPr>
        <w:t>此外，</w:t>
      </w:r>
      <w:r w:rsidR="00160E1C">
        <w:rPr>
          <w:rFonts w:hint="eastAsia"/>
        </w:rPr>
        <w:t>还值得一提</w:t>
      </w:r>
      <w:r w:rsidR="001302E6">
        <w:rPr>
          <w:rFonts w:hint="eastAsia"/>
        </w:rPr>
        <w:t>柯林斯对马克思式的阶级团结</w:t>
      </w:r>
      <w:r w:rsidR="00160E1C">
        <w:rPr>
          <w:rFonts w:hint="eastAsia"/>
        </w:rPr>
        <w:t>的</w:t>
      </w:r>
      <w:r w:rsidR="001302E6">
        <w:rPr>
          <w:rFonts w:hint="eastAsia"/>
        </w:rPr>
        <w:t>悲观</w:t>
      </w:r>
      <w:r w:rsidR="00160E1C">
        <w:rPr>
          <w:rFonts w:hint="eastAsia"/>
        </w:rPr>
        <w:t>态度</w:t>
      </w:r>
      <w:r w:rsidR="001302E6">
        <w:rPr>
          <w:rFonts w:hint="eastAsia"/>
        </w:rPr>
        <w:t>。在他看来，文化市场的竞争越来越激烈，</w:t>
      </w:r>
      <w:r w:rsidR="00235DCC">
        <w:rPr>
          <w:rFonts w:hint="eastAsia"/>
        </w:rPr>
        <w:t>文化通货广为传播，带来特定文化群体高度的垄断</w:t>
      </w:r>
      <w:r w:rsidR="00AD6B94">
        <w:rPr>
          <w:rFonts w:hint="eastAsia"/>
        </w:rPr>
        <w:t>，</w:t>
      </w:r>
      <w:r w:rsidR="00160E1C">
        <w:rPr>
          <w:rFonts w:hint="eastAsia"/>
        </w:rPr>
        <w:t>不同工种</w:t>
      </w:r>
      <w:r w:rsidR="001B40A4">
        <w:rPr>
          <w:rFonts w:hint="eastAsia"/>
        </w:rPr>
        <w:t>之间的壁垒会越来越大</w:t>
      </w:r>
      <w:r w:rsidR="00AD6B94">
        <w:rPr>
          <w:rFonts w:hint="eastAsia"/>
        </w:rPr>
        <w:t>。</w:t>
      </w:r>
      <w:r w:rsidR="001B40A4">
        <w:rPr>
          <w:rFonts w:hint="eastAsia"/>
        </w:rPr>
        <w:t>冲突</w:t>
      </w:r>
      <w:r w:rsidR="00AD6B94">
        <w:rPr>
          <w:rFonts w:hint="eastAsia"/>
        </w:rPr>
        <w:t>确实</w:t>
      </w:r>
      <w:r w:rsidR="001B40A4">
        <w:rPr>
          <w:rFonts w:hint="eastAsia"/>
        </w:rPr>
        <w:t>会越来越激烈，</w:t>
      </w:r>
      <w:r w:rsidR="001E0F42">
        <w:rPr>
          <w:rFonts w:hint="eastAsia"/>
        </w:rPr>
        <w:t>但这种激烈却</w:t>
      </w:r>
      <w:r w:rsidR="001B40A4">
        <w:rPr>
          <w:rFonts w:hint="eastAsia"/>
        </w:rPr>
        <w:t>“</w:t>
      </w:r>
      <w:r w:rsidR="001E0F42">
        <w:rPr>
          <w:rFonts w:hint="eastAsia"/>
        </w:rPr>
        <w:t>不再具有</w:t>
      </w:r>
      <w:r w:rsidR="00AD6B94">
        <w:rPr>
          <w:rFonts w:hint="eastAsia"/>
        </w:rPr>
        <w:t>那么高的历史革命性</w:t>
      </w:r>
      <w:r w:rsidR="001B40A4">
        <w:rPr>
          <w:rFonts w:hint="eastAsia"/>
        </w:rPr>
        <w:t>”</w:t>
      </w:r>
      <w:r w:rsidR="00AD6B94">
        <w:rPr>
          <w:rFonts w:hint="eastAsia"/>
        </w:rPr>
        <w:t>。</w:t>
      </w:r>
      <w:r w:rsidR="00841D97">
        <w:fldChar w:fldCharType="begin"/>
      </w:r>
      <w:r w:rsidR="00841D97">
        <w:instrText xml:space="preserve"> </w:instrText>
      </w:r>
      <w:r w:rsidR="00841D97">
        <w:rPr>
          <w:rFonts w:hint="eastAsia"/>
        </w:rPr>
        <w:instrText>REF _Ref89993975 \r \h</w:instrText>
      </w:r>
      <w:r w:rsidR="00841D97">
        <w:instrText xml:space="preserve"> </w:instrText>
      </w:r>
      <w:r w:rsidR="00841D97">
        <w:fldChar w:fldCharType="separate"/>
      </w:r>
      <w:r w:rsidR="00841D97">
        <w:t>[15]</w:t>
      </w:r>
      <w:r w:rsidR="00841D97">
        <w:fldChar w:fldCharType="end"/>
      </w:r>
    </w:p>
    <w:p w14:paraId="44628038" w14:textId="77777777" w:rsidR="00ED6D2A" w:rsidRPr="001E0F42" w:rsidRDefault="00ED6D2A" w:rsidP="00CF008D"/>
    <w:p w14:paraId="51F77C95" w14:textId="075931E8" w:rsidR="00137E9E" w:rsidRPr="00897CCC" w:rsidRDefault="00F07BD4" w:rsidP="00137E9E">
      <w:pPr>
        <w:pStyle w:val="a3"/>
        <w:numPr>
          <w:ilvl w:val="0"/>
          <w:numId w:val="1"/>
        </w:numPr>
        <w:ind w:firstLineChars="0"/>
        <w:rPr>
          <w:rFonts w:ascii="黑体" w:eastAsia="黑体" w:hAnsi="黑体"/>
          <w:b/>
          <w:bCs/>
          <w:sz w:val="24"/>
          <w:szCs w:val="28"/>
        </w:rPr>
      </w:pPr>
      <w:r w:rsidRPr="00137E9E">
        <w:rPr>
          <w:rFonts w:ascii="黑体" w:eastAsia="黑体" w:hAnsi="黑体" w:hint="eastAsia"/>
          <w:b/>
          <w:bCs/>
          <w:sz w:val="24"/>
          <w:szCs w:val="28"/>
        </w:rPr>
        <w:t>历史社会学：美国</w:t>
      </w:r>
      <w:r w:rsidR="0043181C" w:rsidRPr="00137E9E">
        <w:rPr>
          <w:rFonts w:ascii="黑体" w:eastAsia="黑体" w:hAnsi="黑体" w:hint="eastAsia"/>
          <w:b/>
          <w:bCs/>
          <w:sz w:val="24"/>
          <w:szCs w:val="28"/>
        </w:rPr>
        <w:t>专业</w:t>
      </w:r>
      <w:r w:rsidR="00895693" w:rsidRPr="00137E9E">
        <w:rPr>
          <w:rFonts w:ascii="黑体" w:eastAsia="黑体" w:hAnsi="黑体" w:hint="eastAsia"/>
          <w:b/>
          <w:bCs/>
          <w:sz w:val="24"/>
          <w:szCs w:val="28"/>
        </w:rPr>
        <w:t>文凭</w:t>
      </w:r>
      <w:r w:rsidR="000E68D2" w:rsidRPr="00137E9E">
        <w:rPr>
          <w:rFonts w:ascii="黑体" w:eastAsia="黑体" w:hAnsi="黑体" w:hint="eastAsia"/>
          <w:b/>
          <w:bCs/>
          <w:sz w:val="24"/>
          <w:szCs w:val="28"/>
        </w:rPr>
        <w:t>系统</w:t>
      </w:r>
      <w:r w:rsidRPr="00137E9E">
        <w:rPr>
          <w:rFonts w:ascii="黑体" w:eastAsia="黑体" w:hAnsi="黑体" w:hint="eastAsia"/>
          <w:b/>
          <w:bCs/>
          <w:sz w:val="24"/>
          <w:szCs w:val="28"/>
        </w:rPr>
        <w:t>的兴起</w:t>
      </w:r>
    </w:p>
    <w:p w14:paraId="25D5F3EF" w14:textId="535A4B42" w:rsidR="00BF3BB1" w:rsidRDefault="00AD6B94" w:rsidP="00CF008D">
      <w:r>
        <w:tab/>
      </w:r>
      <w:r>
        <w:rPr>
          <w:rFonts w:hint="eastAsia"/>
        </w:rPr>
        <w:t>我们必须做好很多准备，才能翻越高山。</w:t>
      </w:r>
      <w:r w:rsidR="003756EC">
        <w:rPr>
          <w:rFonts w:hint="eastAsia"/>
        </w:rPr>
        <w:t>柯林斯的解释理论已经建构完成，全书剩下的部分，他致力于用美国专业文凭兴起的历史事实去检验自己的理论。</w:t>
      </w:r>
      <w:r w:rsidR="0037205C">
        <w:rPr>
          <w:rFonts w:hint="eastAsia"/>
        </w:rPr>
        <w:t>历史的叙述将一次又一次地</w:t>
      </w:r>
      <w:r w:rsidR="008E5ECA">
        <w:rPr>
          <w:rFonts w:hint="eastAsia"/>
        </w:rPr>
        <w:t>证明</w:t>
      </w:r>
      <w:r w:rsidR="005132EB">
        <w:rPr>
          <w:rFonts w:hint="eastAsia"/>
        </w:rPr>
        <w:t>这三个</w:t>
      </w:r>
      <w:r w:rsidR="008E5ECA">
        <w:rPr>
          <w:rFonts w:hint="eastAsia"/>
        </w:rPr>
        <w:t>要点：</w:t>
      </w:r>
    </w:p>
    <w:p w14:paraId="2C889A0C" w14:textId="07A14B3D" w:rsidR="00BF3BB1" w:rsidRDefault="00F24F8F" w:rsidP="00501996">
      <w:pPr>
        <w:pStyle w:val="a3"/>
        <w:numPr>
          <w:ilvl w:val="0"/>
          <w:numId w:val="6"/>
        </w:numPr>
        <w:ind w:firstLineChars="0"/>
        <w:jc w:val="left"/>
      </w:pPr>
      <w:r>
        <w:rPr>
          <w:rFonts w:hint="eastAsia"/>
        </w:rPr>
        <w:t>学校教育不能</w:t>
      </w:r>
      <w:r w:rsidR="005421D0">
        <w:rPr>
          <w:rFonts w:hint="eastAsia"/>
        </w:rPr>
        <w:t>给学生足够的技能培养</w:t>
      </w:r>
      <w:r>
        <w:rPr>
          <w:rFonts w:hint="eastAsia"/>
        </w:rPr>
        <w:t>，</w:t>
      </w:r>
      <w:r w:rsidR="005421D0">
        <w:rPr>
          <w:rFonts w:hint="eastAsia"/>
        </w:rPr>
        <w:t>所以</w:t>
      </w:r>
      <w:r>
        <w:rPr>
          <w:rFonts w:hint="eastAsia"/>
        </w:rPr>
        <w:t>教育分层</w:t>
      </w:r>
      <w:r w:rsidR="005421D0">
        <w:rPr>
          <w:rFonts w:hint="eastAsia"/>
        </w:rPr>
        <w:t>并非依据技术</w:t>
      </w:r>
      <w:r>
        <w:rPr>
          <w:rFonts w:hint="eastAsia"/>
        </w:rPr>
        <w:t>能力。</w:t>
      </w:r>
    </w:p>
    <w:p w14:paraId="4D710974" w14:textId="0F0777B8" w:rsidR="008E5ECA" w:rsidRDefault="00DF6E25" w:rsidP="00501996">
      <w:pPr>
        <w:pStyle w:val="a3"/>
        <w:numPr>
          <w:ilvl w:val="0"/>
          <w:numId w:val="6"/>
        </w:numPr>
        <w:ind w:firstLineChars="0"/>
        <w:jc w:val="left"/>
      </w:pPr>
      <w:r>
        <w:rPr>
          <w:rFonts w:hint="eastAsia"/>
        </w:rPr>
        <w:t>学校</w:t>
      </w:r>
      <w:r w:rsidR="005A2986">
        <w:rPr>
          <w:rFonts w:hint="eastAsia"/>
        </w:rPr>
        <w:t>教育</w:t>
      </w:r>
      <w:r>
        <w:rPr>
          <w:rFonts w:hint="eastAsia"/>
        </w:rPr>
        <w:t>培养</w:t>
      </w:r>
      <w:r w:rsidR="008B2C07">
        <w:rPr>
          <w:rFonts w:hint="eastAsia"/>
        </w:rPr>
        <w:t>学生的某些特质以</w:t>
      </w:r>
      <w:r>
        <w:rPr>
          <w:rFonts w:hint="eastAsia"/>
        </w:rPr>
        <w:t>迎合组织对规范控制的喜好，从而</w:t>
      </w:r>
      <w:r w:rsidR="008B2C07">
        <w:rPr>
          <w:rFonts w:hint="eastAsia"/>
        </w:rPr>
        <w:t>让获得文凭的学生</w:t>
      </w:r>
      <w:r w:rsidR="00E443E5">
        <w:rPr>
          <w:rFonts w:hint="eastAsia"/>
        </w:rPr>
        <w:t>更容易取得高级职位</w:t>
      </w:r>
      <w:r w:rsidR="008B2C07">
        <w:rPr>
          <w:rFonts w:hint="eastAsia"/>
        </w:rPr>
        <w:t>。</w:t>
      </w:r>
    </w:p>
    <w:p w14:paraId="15060055" w14:textId="25AA5E84" w:rsidR="00501996" w:rsidRDefault="00D42803" w:rsidP="00501996">
      <w:pPr>
        <w:pStyle w:val="a3"/>
        <w:numPr>
          <w:ilvl w:val="0"/>
          <w:numId w:val="6"/>
        </w:numPr>
        <w:ind w:firstLineChars="0"/>
        <w:jc w:val="left"/>
      </w:pPr>
      <w:r>
        <w:rPr>
          <w:rFonts w:hint="eastAsia"/>
        </w:rPr>
        <w:t>文凭是特定文化资源的凝结，这些文化资源</w:t>
      </w:r>
      <w:r w:rsidR="00E443E5">
        <w:rPr>
          <w:rFonts w:hint="eastAsia"/>
        </w:rPr>
        <w:t>形成了意识群体，意识群体争夺组织</w:t>
      </w:r>
      <w:r w:rsidR="00A516DA">
        <w:rPr>
          <w:rFonts w:hint="eastAsia"/>
        </w:rPr>
        <w:t>政治的优势地位，从而取得物质生产领域的控制权。</w:t>
      </w:r>
    </w:p>
    <w:p w14:paraId="2BB2A112" w14:textId="77777777" w:rsidR="0068558B" w:rsidRDefault="0068558B" w:rsidP="0068558B">
      <w:pPr>
        <w:jc w:val="left"/>
      </w:pPr>
    </w:p>
    <w:p w14:paraId="3C98DF7E" w14:textId="09DBF30E" w:rsidR="0068558B" w:rsidRDefault="0068558B" w:rsidP="0068558B">
      <w:pPr>
        <w:jc w:val="left"/>
      </w:pPr>
      <w:r>
        <w:tab/>
      </w:r>
      <w:r w:rsidR="00863EEE">
        <w:rPr>
          <w:rFonts w:hint="eastAsia"/>
        </w:rPr>
        <w:t>美国是一个</w:t>
      </w:r>
      <w:r w:rsidR="00C13B3D">
        <w:rPr>
          <w:rFonts w:hint="eastAsia"/>
        </w:rPr>
        <w:t>移民</w:t>
      </w:r>
      <w:r w:rsidR="00863EEE">
        <w:rPr>
          <w:rFonts w:hint="eastAsia"/>
        </w:rPr>
        <w:t>国家，它</w:t>
      </w:r>
      <w:r w:rsidR="00C13B3D">
        <w:rPr>
          <w:rFonts w:hint="eastAsia"/>
        </w:rPr>
        <w:t>去中心化的政治更是大大加强了它文化和族裔上的多元性。</w:t>
      </w:r>
      <w:r w:rsidR="00F505DA">
        <w:rPr>
          <w:rFonts w:hint="eastAsia"/>
        </w:rPr>
        <w:t>与</w:t>
      </w:r>
      <w:r w:rsidR="00DB08D1">
        <w:rPr>
          <w:rFonts w:hint="eastAsia"/>
        </w:rPr>
        <w:t>之</w:t>
      </w:r>
      <w:r w:rsidR="00F505DA">
        <w:rPr>
          <w:rFonts w:hint="eastAsia"/>
        </w:rPr>
        <w:t>相对应，美国也</w:t>
      </w:r>
      <w:r w:rsidR="001D35A1">
        <w:rPr>
          <w:rFonts w:hint="eastAsia"/>
        </w:rPr>
        <w:t>拥有世界上最庞大和质量最高的高等教育系统，截至这篇读书报告依然如此。</w:t>
      </w:r>
      <w:r w:rsidR="007F57C5">
        <w:rPr>
          <w:rFonts w:hint="eastAsia"/>
        </w:rPr>
        <w:t>十九世纪时，美国的经济模式基本已经成型。</w:t>
      </w:r>
      <w:r w:rsidR="005F4FA8">
        <w:rPr>
          <w:rFonts w:hint="eastAsia"/>
        </w:rPr>
        <w:t>少数</w:t>
      </w:r>
      <w:r w:rsidR="007A4D6A">
        <w:rPr>
          <w:rFonts w:hint="eastAsia"/>
        </w:rPr>
        <w:t>寡头统治着绝大多数的经济部门，</w:t>
      </w:r>
      <w:r w:rsidR="001425A4">
        <w:rPr>
          <w:rFonts w:hint="eastAsia"/>
        </w:rPr>
        <w:t>中心化的商业和去中心化的政治并存。</w:t>
      </w:r>
      <w:r w:rsidR="001E5E86">
        <w:rPr>
          <w:rFonts w:hint="eastAsia"/>
        </w:rPr>
        <w:t>到了二十世纪，美国经济结构最大的变化是</w:t>
      </w:r>
      <w:r w:rsidR="00AD59E3">
        <w:rPr>
          <w:rFonts w:hint="eastAsia"/>
        </w:rPr>
        <w:t>作者</w:t>
      </w:r>
      <w:r w:rsidR="008145A7">
        <w:rPr>
          <w:rFonts w:hint="eastAsia"/>
        </w:rPr>
        <w:t>称为</w:t>
      </w:r>
      <w:r w:rsidR="008145A7">
        <w:rPr>
          <w:rFonts w:hint="eastAsia"/>
          <w:b/>
          <w:bCs/>
        </w:rPr>
        <w:t>闲职</w:t>
      </w:r>
      <w:r w:rsidR="008145A7">
        <w:rPr>
          <w:rFonts w:hint="eastAsia"/>
        </w:rPr>
        <w:t>(</w:t>
      </w:r>
      <w:r w:rsidR="008145A7">
        <w:t>sinecures)</w:t>
      </w:r>
      <w:r w:rsidR="00781D18">
        <w:rPr>
          <w:rFonts w:hint="eastAsia"/>
        </w:rPr>
        <w:t>的第三部门和管理部门的兴起。</w:t>
      </w:r>
      <w:r w:rsidR="006556AB">
        <w:rPr>
          <w:rFonts w:hint="eastAsia"/>
        </w:rPr>
        <w:t>这种结构变化</w:t>
      </w:r>
      <w:r w:rsidR="00433800">
        <w:rPr>
          <w:rFonts w:hint="eastAsia"/>
        </w:rPr>
        <w:t>伴随着“‘政治劳动’的飞速扩张</w:t>
      </w:r>
      <w:r w:rsidR="00953948">
        <w:rPr>
          <w:rFonts w:hint="eastAsia"/>
        </w:rPr>
        <w:t>，政府雇佣中巨大的‘闲职部门’的兴起，巨型的教育系统</w:t>
      </w:r>
      <w:r w:rsidR="003E23EC">
        <w:rPr>
          <w:rFonts w:hint="eastAsia"/>
        </w:rPr>
        <w:t>以及第三部门的总体增长</w:t>
      </w:r>
      <w:r w:rsidR="00433800">
        <w:rPr>
          <w:rFonts w:hint="eastAsia"/>
        </w:rPr>
        <w:t>”</w:t>
      </w:r>
      <w:r w:rsidR="00841D97">
        <w:fldChar w:fldCharType="begin"/>
      </w:r>
      <w:r w:rsidR="00841D97">
        <w:instrText xml:space="preserve"> </w:instrText>
      </w:r>
      <w:r w:rsidR="00841D97">
        <w:rPr>
          <w:rFonts w:hint="eastAsia"/>
        </w:rPr>
        <w:instrText>REF _Ref89994000 \r \h</w:instrText>
      </w:r>
      <w:r w:rsidR="00841D97">
        <w:instrText xml:space="preserve"> </w:instrText>
      </w:r>
      <w:r w:rsidR="00841D97">
        <w:fldChar w:fldCharType="separate"/>
      </w:r>
      <w:r w:rsidR="00841D97">
        <w:t>[16]</w:t>
      </w:r>
      <w:r w:rsidR="00841D97">
        <w:fldChar w:fldCharType="end"/>
      </w:r>
      <w:r w:rsidR="003E23EC">
        <w:rPr>
          <w:rFonts w:hint="eastAsia"/>
        </w:rPr>
        <w:t>。</w:t>
      </w:r>
      <w:r w:rsidR="00601517">
        <w:rPr>
          <w:rFonts w:hint="eastAsia"/>
        </w:rPr>
        <w:t>世界上哪一个国家都没有美国那么复杂</w:t>
      </w:r>
      <w:r w:rsidR="000172BA">
        <w:rPr>
          <w:rFonts w:hint="eastAsia"/>
        </w:rPr>
        <w:t>和漫长</w:t>
      </w:r>
      <w:r w:rsidR="00601517">
        <w:rPr>
          <w:rFonts w:hint="eastAsia"/>
        </w:rPr>
        <w:t>的教育</w:t>
      </w:r>
      <w:r w:rsidR="000172BA">
        <w:rPr>
          <w:rFonts w:hint="eastAsia"/>
        </w:rPr>
        <w:t>系统</w:t>
      </w:r>
      <w:r w:rsidR="00601517">
        <w:rPr>
          <w:rFonts w:hint="eastAsia"/>
        </w:rPr>
        <w:t>。想要读</w:t>
      </w:r>
      <w:r w:rsidR="00B75149">
        <w:rPr>
          <w:rFonts w:hint="eastAsia"/>
        </w:rPr>
        <w:t>第一个医科学位，中国五年(临床医学学士</w:t>
      </w:r>
      <w:r w:rsidR="00B75149">
        <w:t>)</w:t>
      </w:r>
      <w:r w:rsidR="00B75149">
        <w:rPr>
          <w:rFonts w:hint="eastAsia"/>
        </w:rPr>
        <w:t>，英国六年(</w:t>
      </w:r>
      <w:r w:rsidR="00B75149">
        <w:t>MBBS)</w:t>
      </w:r>
      <w:r w:rsidR="00B75149">
        <w:rPr>
          <w:rFonts w:hint="eastAsia"/>
        </w:rPr>
        <w:t>，美国却要八年(</w:t>
      </w:r>
      <w:r w:rsidR="00B75149">
        <w:t>MD)</w:t>
      </w:r>
      <w:r w:rsidR="00B75149">
        <w:rPr>
          <w:rFonts w:hint="eastAsia"/>
        </w:rPr>
        <w:t>。</w:t>
      </w:r>
      <w:r w:rsidR="00137E9E">
        <w:rPr>
          <w:rFonts w:hint="eastAsia"/>
        </w:rPr>
        <w:t>这种</w:t>
      </w:r>
      <w:r w:rsidR="007F65A7">
        <w:rPr>
          <w:rFonts w:hint="eastAsia"/>
        </w:rPr>
        <w:t>结构变化是如何发生的？</w:t>
      </w:r>
    </w:p>
    <w:p w14:paraId="0B0A4BB5" w14:textId="165C07C6" w:rsidR="007F65A7" w:rsidRDefault="007F65A7" w:rsidP="0068558B">
      <w:pPr>
        <w:jc w:val="left"/>
      </w:pPr>
      <w:r>
        <w:tab/>
      </w:r>
      <w:r w:rsidR="00914431">
        <w:rPr>
          <w:rFonts w:hint="eastAsia"/>
        </w:rPr>
        <w:t>必须回到美国历史的</w:t>
      </w:r>
      <w:r w:rsidR="00E77372">
        <w:rPr>
          <w:rFonts w:hint="eastAsia"/>
        </w:rPr>
        <w:t>初期。</w:t>
      </w:r>
      <w:r w:rsidR="00553AC3">
        <w:rPr>
          <w:rFonts w:hint="eastAsia"/>
        </w:rPr>
        <w:t>“</w:t>
      </w:r>
      <w:r w:rsidR="007D120A">
        <w:rPr>
          <w:rFonts w:hint="eastAsia"/>
        </w:rPr>
        <w:t>1</w:t>
      </w:r>
      <w:r w:rsidR="007D120A">
        <w:t>9</w:t>
      </w:r>
      <w:r w:rsidR="007D120A">
        <w:rPr>
          <w:rFonts w:hint="eastAsia"/>
        </w:rPr>
        <w:t>世纪初的美国教育十分简单，教育系统也规模不大。</w:t>
      </w:r>
      <w:r w:rsidR="00553AC3">
        <w:rPr>
          <w:rFonts w:hint="eastAsia"/>
        </w:rPr>
        <w:t>”</w:t>
      </w:r>
      <w:r w:rsidR="00841D97">
        <w:fldChar w:fldCharType="begin"/>
      </w:r>
      <w:r w:rsidR="00841D97">
        <w:instrText xml:space="preserve"> </w:instrText>
      </w:r>
      <w:r w:rsidR="00841D97">
        <w:rPr>
          <w:rFonts w:hint="eastAsia"/>
        </w:rPr>
        <w:instrText>REF _Ref89994006 \r \h</w:instrText>
      </w:r>
      <w:r w:rsidR="00841D97">
        <w:instrText xml:space="preserve"> </w:instrText>
      </w:r>
      <w:r w:rsidR="00841D97">
        <w:fldChar w:fldCharType="separate"/>
      </w:r>
      <w:r w:rsidR="00841D97">
        <w:t>[17]</w:t>
      </w:r>
      <w:r w:rsidR="00841D97">
        <w:fldChar w:fldCharType="end"/>
      </w:r>
      <w:r w:rsidR="00C5020A">
        <w:rPr>
          <w:rFonts w:hint="eastAsia"/>
        </w:rPr>
        <w:t>那时的大学没有什么入学门槛，象征性的文凭认证对于</w:t>
      </w:r>
      <w:r w:rsidR="0033775B">
        <w:rPr>
          <w:rFonts w:hint="eastAsia"/>
        </w:rPr>
        <w:t>美国人来说也并不重要。</w:t>
      </w:r>
      <w:r w:rsidR="00E534A5">
        <w:rPr>
          <w:rFonts w:hint="eastAsia"/>
        </w:rPr>
        <w:t>这是因为当时美国还是一个基本单一族裔的国家。在随后美国教育系统的剧烈扩展过程中，族裔冲突扮演了重要的角色。</w:t>
      </w:r>
    </w:p>
    <w:p w14:paraId="49EED72C" w14:textId="10EF7131" w:rsidR="003617CD" w:rsidRDefault="003617CD" w:rsidP="0068558B">
      <w:pPr>
        <w:jc w:val="left"/>
      </w:pPr>
      <w:r>
        <w:tab/>
      </w:r>
      <w:r>
        <w:rPr>
          <w:rFonts w:hint="eastAsia"/>
        </w:rPr>
        <w:t>美国传统的定居者是盎格鲁白人新教徒(</w:t>
      </w:r>
      <w:r>
        <w:t>WASP)</w:t>
      </w:r>
      <w:r>
        <w:rPr>
          <w:rFonts w:hint="eastAsia"/>
        </w:rPr>
        <w:t>。</w:t>
      </w:r>
      <w:r w:rsidR="003767AC">
        <w:rPr>
          <w:rFonts w:hint="eastAsia"/>
        </w:rPr>
        <w:t>但</w:t>
      </w:r>
      <w:r>
        <w:rPr>
          <w:rFonts w:hint="eastAsia"/>
        </w:rPr>
        <w:t>“1</w:t>
      </w:r>
      <w:r>
        <w:t>9</w:t>
      </w:r>
      <w:r>
        <w:rPr>
          <w:rFonts w:hint="eastAsia"/>
        </w:rPr>
        <w:t>世纪晚期，那些让</w:t>
      </w:r>
      <w:r w:rsidR="003767AC">
        <w:rPr>
          <w:rFonts w:hint="eastAsia"/>
        </w:rPr>
        <w:t>中产阶级新教徒</w:t>
      </w:r>
      <w:r w:rsidR="00AA5FD1">
        <w:rPr>
          <w:rFonts w:hint="eastAsia"/>
        </w:rPr>
        <w:t>能够将文化权威封存起来的条件已经不复存在。大城市的崛起，国家经济的增长，大型官僚机构、大众媒体以及移民带来的挑战——新教中产阶级曾将高效体面的文化视为日常信仰的一部分</w:t>
      </w:r>
      <w:r w:rsidR="00FE495C">
        <w:rPr>
          <w:rFonts w:hint="eastAsia"/>
        </w:rPr>
        <w:t>，而如今，这种机制已经被这些新元素瓦解了。文化资源的衰退意味着对劳动市场</w:t>
      </w:r>
      <w:r w:rsidR="00373D09">
        <w:rPr>
          <w:rFonts w:hint="eastAsia"/>
        </w:rPr>
        <w:t>失去控制（要点3）；随着文化资源衰败，他所支持的经济利益也遭到了威胁</w:t>
      </w:r>
      <w:r w:rsidR="00881CCF">
        <w:rPr>
          <w:rFonts w:hint="eastAsia"/>
        </w:rPr>
        <w:t>。</w:t>
      </w:r>
      <w:r>
        <w:rPr>
          <w:rFonts w:hint="eastAsia"/>
        </w:rPr>
        <w:t>”</w:t>
      </w:r>
      <w:r w:rsidR="00841D97">
        <w:lastRenderedPageBreak/>
        <w:fldChar w:fldCharType="begin"/>
      </w:r>
      <w:r w:rsidR="00841D97">
        <w:instrText xml:space="preserve"> </w:instrText>
      </w:r>
      <w:r w:rsidR="00841D97">
        <w:rPr>
          <w:rFonts w:hint="eastAsia"/>
        </w:rPr>
        <w:instrText>REF _Ref89994041 \r \h</w:instrText>
      </w:r>
      <w:r w:rsidR="00841D97">
        <w:instrText xml:space="preserve"> </w:instrText>
      </w:r>
      <w:r w:rsidR="00841D97">
        <w:fldChar w:fldCharType="separate"/>
      </w:r>
      <w:r w:rsidR="00841D97">
        <w:t>[18]</w:t>
      </w:r>
      <w:r w:rsidR="00841D97">
        <w:fldChar w:fldCharType="end"/>
      </w:r>
      <w:r w:rsidR="00881CCF">
        <w:rPr>
          <w:rFonts w:hint="eastAsia"/>
        </w:rPr>
        <w:t>因此，为了守护盎格鲁-新教文化，</w:t>
      </w:r>
      <w:r w:rsidR="006A329B">
        <w:rPr>
          <w:rFonts w:hint="eastAsia"/>
        </w:rPr>
        <w:t>他们将</w:t>
      </w:r>
      <w:r w:rsidR="00EF7456">
        <w:rPr>
          <w:rFonts w:hint="eastAsia"/>
        </w:rPr>
        <w:t>努力投入到子女教育中，</w:t>
      </w:r>
      <w:r w:rsidR="00BD61B9">
        <w:rPr>
          <w:rFonts w:hint="eastAsia"/>
        </w:rPr>
        <w:t>并因此</w:t>
      </w:r>
      <w:r w:rsidR="00EF7456">
        <w:rPr>
          <w:rFonts w:hint="eastAsia"/>
        </w:rPr>
        <w:t>让美国的教育文凭系统越来越膨胀。</w:t>
      </w:r>
    </w:p>
    <w:p w14:paraId="1E78B1C8" w14:textId="6488C4CB" w:rsidR="00BD61B9" w:rsidRDefault="00BD61B9" w:rsidP="0068558B">
      <w:pPr>
        <w:jc w:val="left"/>
      </w:pPr>
      <w:r>
        <w:tab/>
      </w:r>
      <w:r w:rsidR="00C25AD7">
        <w:rPr>
          <w:rFonts w:hint="eastAsia"/>
        </w:rPr>
        <w:t>随着大学成为学业生涯的终点，中学和小学教育</w:t>
      </w:r>
      <w:r w:rsidR="00234329">
        <w:rPr>
          <w:rFonts w:hint="eastAsia"/>
        </w:rPr>
        <w:t>把自己的意义转移给</w:t>
      </w:r>
      <w:r w:rsidR="00946388">
        <w:rPr>
          <w:rFonts w:hint="eastAsia"/>
        </w:rPr>
        <w:t>了</w:t>
      </w:r>
      <w:r w:rsidR="00234329">
        <w:rPr>
          <w:rFonts w:hint="eastAsia"/>
        </w:rPr>
        <w:t>“上大学”。所以大学的兴起是最典型的</w:t>
      </w:r>
      <w:r w:rsidR="005F7086">
        <w:rPr>
          <w:rFonts w:hint="eastAsia"/>
        </w:rPr>
        <w:t>，我将跳过小学、中学的内容，直接讨论美国</w:t>
      </w:r>
      <w:r w:rsidR="00CE5D8C">
        <w:rPr>
          <w:rFonts w:hint="eastAsia"/>
        </w:rPr>
        <w:t>大学</w:t>
      </w:r>
      <w:r w:rsidR="005F7086">
        <w:rPr>
          <w:rFonts w:hint="eastAsia"/>
        </w:rPr>
        <w:t>的兴起。</w:t>
      </w:r>
      <w:r w:rsidR="005B03F9">
        <w:rPr>
          <w:rFonts w:hint="eastAsia"/>
        </w:rPr>
        <w:t>柯林斯坚决反对</w:t>
      </w:r>
      <w:r w:rsidR="007E489C">
        <w:rPr>
          <w:rFonts w:hint="eastAsia"/>
        </w:rPr>
        <w:t>所谓大学学位对成功有多么重要</w:t>
      </w:r>
      <w:r w:rsidR="005B6924">
        <w:rPr>
          <w:rFonts w:hint="eastAsia"/>
        </w:rPr>
        <w:t>的</w:t>
      </w:r>
      <w:r w:rsidR="0083693D">
        <w:rPr>
          <w:rFonts w:hint="eastAsia"/>
        </w:rPr>
        <w:t>论断</w:t>
      </w:r>
      <w:r w:rsidR="007E489C">
        <w:rPr>
          <w:rFonts w:hint="eastAsia"/>
        </w:rPr>
        <w:t>。这只是一种迷思，</w:t>
      </w:r>
      <w:r w:rsidR="00E847D2">
        <w:rPr>
          <w:rFonts w:hint="eastAsia"/>
        </w:rPr>
        <w:t>大学并不能培养人们成为精英</w:t>
      </w:r>
      <w:r w:rsidR="003A5CC9">
        <w:rPr>
          <w:rFonts w:hint="eastAsia"/>
        </w:rPr>
        <w:t>。</w:t>
      </w:r>
      <w:r w:rsidR="005931EC">
        <w:rPr>
          <w:rFonts w:hint="eastAsia"/>
        </w:rPr>
        <w:t>“人们之所以渴望文凭，是因为</w:t>
      </w:r>
      <w:r w:rsidR="00C66C6A">
        <w:rPr>
          <w:rFonts w:hint="eastAsia"/>
        </w:rPr>
        <w:t>它代表着一种地位，其吸引力来自于中世纪排他的大学。</w:t>
      </w:r>
      <w:r w:rsidR="005931EC">
        <w:rPr>
          <w:rFonts w:hint="eastAsia"/>
        </w:rPr>
        <w:t>”</w:t>
      </w:r>
      <w:r w:rsidR="002E70E9">
        <w:fldChar w:fldCharType="begin"/>
      </w:r>
      <w:r w:rsidR="002E70E9">
        <w:instrText xml:space="preserve"> </w:instrText>
      </w:r>
      <w:r w:rsidR="002E70E9">
        <w:rPr>
          <w:rFonts w:hint="eastAsia"/>
        </w:rPr>
        <w:instrText>REF _Ref89994108 \r \h</w:instrText>
      </w:r>
      <w:r w:rsidR="002E70E9">
        <w:instrText xml:space="preserve"> </w:instrText>
      </w:r>
      <w:r w:rsidR="002E70E9">
        <w:fldChar w:fldCharType="separate"/>
      </w:r>
      <w:r w:rsidR="002E70E9">
        <w:t>[20]</w:t>
      </w:r>
      <w:r w:rsidR="002E70E9">
        <w:fldChar w:fldCharType="end"/>
      </w:r>
      <w:r w:rsidR="005C6284">
        <w:rPr>
          <w:rFonts w:hint="eastAsia"/>
        </w:rPr>
        <w:t>再者，</w:t>
      </w:r>
      <w:r w:rsidR="0064702F">
        <w:rPr>
          <w:rFonts w:hint="eastAsia"/>
        </w:rPr>
        <w:t>把大学改建成</w:t>
      </w:r>
      <w:r w:rsidR="0030403E">
        <w:rPr>
          <w:rFonts w:hint="eastAsia"/>
        </w:rPr>
        <w:t>综合性大学，提供经典课程之外的</w:t>
      </w:r>
      <w:r w:rsidR="00466207">
        <w:rPr>
          <w:rFonts w:hint="eastAsia"/>
        </w:rPr>
        <w:t>更多选修课程</w:t>
      </w:r>
      <w:r w:rsidR="006D51B9">
        <w:rPr>
          <w:rFonts w:hint="eastAsia"/>
        </w:rPr>
        <w:t>也提升了大学的吸引力，但这并不是</w:t>
      </w:r>
      <w:r w:rsidR="00453C63">
        <w:rPr>
          <w:rFonts w:hint="eastAsia"/>
        </w:rPr>
        <w:t>重点</w:t>
      </w:r>
      <w:r w:rsidR="006D51B9">
        <w:rPr>
          <w:rFonts w:hint="eastAsia"/>
        </w:rPr>
        <w:t>。</w:t>
      </w:r>
      <w:r w:rsidR="00D57C7D">
        <w:rPr>
          <w:rFonts w:hint="eastAsia"/>
        </w:rPr>
        <w:t>因为</w:t>
      </w:r>
      <w:r w:rsidR="00453C63">
        <w:rPr>
          <w:rFonts w:hint="eastAsia"/>
        </w:rPr>
        <w:t>“（实用主义者）试图将</w:t>
      </w:r>
      <w:r w:rsidR="00D57C7D">
        <w:rPr>
          <w:rFonts w:hint="eastAsia"/>
        </w:rPr>
        <w:t>大学的核心功能放在技能训练上，但最后却失败了。</w:t>
      </w:r>
      <w:r w:rsidR="00453C63">
        <w:rPr>
          <w:rFonts w:hint="eastAsia"/>
        </w:rPr>
        <w:t>”</w:t>
      </w:r>
      <w:r w:rsidR="002E70E9">
        <w:fldChar w:fldCharType="begin"/>
      </w:r>
      <w:r w:rsidR="002E70E9">
        <w:instrText xml:space="preserve"> </w:instrText>
      </w:r>
      <w:r w:rsidR="002E70E9">
        <w:rPr>
          <w:rFonts w:hint="eastAsia"/>
        </w:rPr>
        <w:instrText>REF _Ref89994115 \r \h</w:instrText>
      </w:r>
      <w:r w:rsidR="002E70E9">
        <w:instrText xml:space="preserve"> </w:instrText>
      </w:r>
      <w:r w:rsidR="002E70E9">
        <w:fldChar w:fldCharType="separate"/>
      </w:r>
      <w:r w:rsidR="002E70E9">
        <w:t>[21]</w:t>
      </w:r>
      <w:r w:rsidR="002E70E9">
        <w:fldChar w:fldCharType="end"/>
      </w:r>
      <w:r w:rsidR="008E3F5F">
        <w:rPr>
          <w:rFonts w:hint="eastAsia"/>
        </w:rPr>
        <w:t>最后，大学对普通学生的吸引力还在于社会经验。大学能够锻炼学生的社交能力，</w:t>
      </w:r>
      <w:r w:rsidR="0013397F">
        <w:rPr>
          <w:rFonts w:hint="eastAsia"/>
        </w:rPr>
        <w:t>这给了他们一个机会，让</w:t>
      </w:r>
      <w:r w:rsidR="008E3F5F">
        <w:rPr>
          <w:rFonts w:hint="eastAsia"/>
        </w:rPr>
        <w:t>他们在这里和最难忘的人度过人生</w:t>
      </w:r>
      <w:r w:rsidR="0013397F">
        <w:rPr>
          <w:rFonts w:hint="eastAsia"/>
        </w:rPr>
        <w:t>中</w:t>
      </w:r>
      <w:r w:rsidR="008E3F5F">
        <w:rPr>
          <w:rFonts w:hint="eastAsia"/>
        </w:rPr>
        <w:t>最难忘的几年。</w:t>
      </w:r>
    </w:p>
    <w:p w14:paraId="47A089CA" w14:textId="2C6031EB" w:rsidR="0065188E" w:rsidRPr="00BD61B9" w:rsidRDefault="0065188E" w:rsidP="0068558B">
      <w:pPr>
        <w:jc w:val="left"/>
      </w:pPr>
      <w:r>
        <w:tab/>
      </w:r>
      <w:r>
        <w:rPr>
          <w:rFonts w:hint="eastAsia"/>
        </w:rPr>
        <w:t>就这样，大学在美国获得了</w:t>
      </w:r>
      <w:r w:rsidR="00BF1A16">
        <w:rPr>
          <w:rFonts w:hint="eastAsia"/>
        </w:rPr>
        <w:t>崇高的地位</w:t>
      </w:r>
      <w:r w:rsidR="004803F4">
        <w:rPr>
          <w:rFonts w:hint="eastAsia"/>
        </w:rPr>
        <w:t>，职业学校</w:t>
      </w:r>
      <w:r w:rsidR="00A1652C">
        <w:rPr>
          <w:rFonts w:hint="eastAsia"/>
        </w:rPr>
        <w:t>黯然销魂</w:t>
      </w:r>
      <w:r w:rsidR="004803F4">
        <w:rPr>
          <w:rFonts w:hint="eastAsia"/>
        </w:rPr>
        <w:t>，中学成为了它的</w:t>
      </w:r>
      <w:r w:rsidR="00DA775E">
        <w:rPr>
          <w:rFonts w:hint="eastAsia"/>
        </w:rPr>
        <w:t>前置</w:t>
      </w:r>
      <w:r w:rsidR="004803F4">
        <w:rPr>
          <w:rFonts w:hint="eastAsia"/>
        </w:rPr>
        <w:t>，</w:t>
      </w:r>
      <w:r w:rsidR="00DA775E">
        <w:rPr>
          <w:rFonts w:hint="eastAsia"/>
        </w:rPr>
        <w:t>而</w:t>
      </w:r>
      <w:r w:rsidR="004803F4">
        <w:rPr>
          <w:rFonts w:hint="eastAsia"/>
        </w:rPr>
        <w:t>专业学校（医学院、法学院）</w:t>
      </w:r>
      <w:r w:rsidR="005D4D83">
        <w:rPr>
          <w:rFonts w:hint="eastAsia"/>
        </w:rPr>
        <w:t>则</w:t>
      </w:r>
      <w:r w:rsidR="004803F4">
        <w:rPr>
          <w:rFonts w:hint="eastAsia"/>
        </w:rPr>
        <w:t>成为了它的后继</w:t>
      </w:r>
      <w:r w:rsidR="00BF1A16">
        <w:rPr>
          <w:rFonts w:hint="eastAsia"/>
        </w:rPr>
        <w:t>。</w:t>
      </w:r>
      <w:r w:rsidR="00034084">
        <w:rPr>
          <w:rFonts w:hint="eastAsia"/>
        </w:rPr>
        <w:t>盎格鲁-新教的文化通过</w:t>
      </w:r>
      <w:r w:rsidR="00360925">
        <w:rPr>
          <w:rFonts w:hint="eastAsia"/>
        </w:rPr>
        <w:t>文凭认证</w:t>
      </w:r>
      <w:r w:rsidR="00034084">
        <w:rPr>
          <w:rFonts w:hint="eastAsia"/>
        </w:rPr>
        <w:t>烙在了学生的心中，</w:t>
      </w:r>
      <w:r w:rsidR="00FA6A62">
        <w:rPr>
          <w:rFonts w:hint="eastAsia"/>
        </w:rPr>
        <w:t>这让他们融入了</w:t>
      </w:r>
      <w:r w:rsidR="001E0D23">
        <w:rPr>
          <w:rFonts w:hint="eastAsia"/>
        </w:rPr>
        <w:t>精英</w:t>
      </w:r>
      <w:r w:rsidR="00FA6A62">
        <w:rPr>
          <w:rFonts w:hint="eastAsia"/>
        </w:rPr>
        <w:t>的文化圈子里，</w:t>
      </w:r>
      <w:r w:rsidR="000234FE">
        <w:rPr>
          <w:rFonts w:hint="eastAsia"/>
        </w:rPr>
        <w:t>一方面通过规范控制</w:t>
      </w:r>
      <w:r w:rsidR="001E0D23">
        <w:rPr>
          <w:rFonts w:hint="eastAsia"/>
        </w:rPr>
        <w:t>和社交经验</w:t>
      </w:r>
      <w:r w:rsidR="000234FE">
        <w:rPr>
          <w:rFonts w:hint="eastAsia"/>
        </w:rPr>
        <w:t>提高了他们的就业竞争力，</w:t>
      </w:r>
      <w:r w:rsidR="001E0D23">
        <w:rPr>
          <w:rFonts w:hint="eastAsia"/>
        </w:rPr>
        <w:t>把他们送上了社会高层</w:t>
      </w:r>
      <w:r w:rsidR="00272666">
        <w:rPr>
          <w:rFonts w:hint="eastAsia"/>
        </w:rPr>
        <w:t>（要点2）</w:t>
      </w:r>
      <w:r w:rsidR="001E0D23">
        <w:rPr>
          <w:rFonts w:hint="eastAsia"/>
        </w:rPr>
        <w:t>；</w:t>
      </w:r>
      <w:r w:rsidR="00EC74A0">
        <w:rPr>
          <w:rFonts w:hint="eastAsia"/>
        </w:rPr>
        <w:t>另一方面通过扩大盎格鲁-新教</w:t>
      </w:r>
      <w:r w:rsidR="00AF295D">
        <w:rPr>
          <w:rFonts w:hint="eastAsia"/>
        </w:rPr>
        <w:t>的</w:t>
      </w:r>
      <w:r w:rsidR="002B2CF5">
        <w:rPr>
          <w:rFonts w:hint="eastAsia"/>
        </w:rPr>
        <w:t>意识群体，</w:t>
      </w:r>
      <w:r w:rsidR="00675370">
        <w:rPr>
          <w:rFonts w:hint="eastAsia"/>
        </w:rPr>
        <w:t>巩固</w:t>
      </w:r>
      <w:r w:rsidR="002B2CF5">
        <w:rPr>
          <w:rFonts w:hint="eastAsia"/>
        </w:rPr>
        <w:t>了</w:t>
      </w:r>
      <w:r w:rsidR="008B35FA">
        <w:rPr>
          <w:rFonts w:hint="eastAsia"/>
        </w:rPr>
        <w:t>他们从</w:t>
      </w:r>
      <w:r w:rsidR="00A20A69">
        <w:rPr>
          <w:rFonts w:hint="eastAsia"/>
        </w:rPr>
        <w:t>组织政治</w:t>
      </w:r>
      <w:r w:rsidR="008B35FA">
        <w:rPr>
          <w:rFonts w:hint="eastAsia"/>
        </w:rPr>
        <w:t>到</w:t>
      </w:r>
      <w:r w:rsidR="00A20A69">
        <w:rPr>
          <w:rFonts w:hint="eastAsia"/>
        </w:rPr>
        <w:t>物质生产领域的控制权（尤其是在美国这样一个垄断程度</w:t>
      </w:r>
      <w:r w:rsidR="008B35FA">
        <w:rPr>
          <w:rFonts w:hint="eastAsia"/>
        </w:rPr>
        <w:t>高到</w:t>
      </w:r>
      <w:r w:rsidR="00A20A69">
        <w:rPr>
          <w:rFonts w:hint="eastAsia"/>
        </w:rPr>
        <w:t>被列宁</w:t>
      </w:r>
      <w:r w:rsidR="008B35FA">
        <w:rPr>
          <w:rFonts w:hint="eastAsia"/>
        </w:rPr>
        <w:t>拿来当靶子的国度</w:t>
      </w:r>
      <w:r w:rsidR="00A20A69">
        <w:rPr>
          <w:rFonts w:hint="eastAsia"/>
        </w:rPr>
        <w:t>）</w:t>
      </w:r>
      <w:r w:rsidR="00272666">
        <w:rPr>
          <w:rFonts w:hint="eastAsia"/>
        </w:rPr>
        <w:t>（要点3）</w:t>
      </w:r>
      <w:r w:rsidR="008B35FA">
        <w:rPr>
          <w:rFonts w:hint="eastAsia"/>
        </w:rPr>
        <w:t>。</w:t>
      </w:r>
      <w:r w:rsidR="007614A2">
        <w:rPr>
          <w:rFonts w:hint="eastAsia"/>
        </w:rPr>
        <w:t>因此，任何一个学生想要获得成功，就必须要经过时间越来越长的教育，这种模式</w:t>
      </w:r>
      <w:r w:rsidR="00C2484C">
        <w:rPr>
          <w:rFonts w:hint="eastAsia"/>
        </w:rPr>
        <w:t>被称为“</w:t>
      </w:r>
      <w:r w:rsidR="00C2484C" w:rsidRPr="00272666">
        <w:rPr>
          <w:rFonts w:hint="eastAsia"/>
          <w:b/>
          <w:bCs/>
        </w:rPr>
        <w:t>竞争式流动</w:t>
      </w:r>
      <w:r w:rsidR="00C2484C">
        <w:rPr>
          <w:rFonts w:hint="eastAsia"/>
        </w:rPr>
        <w:t>”系统。</w:t>
      </w:r>
    </w:p>
    <w:p w14:paraId="0E9C9BAE" w14:textId="7FEBE292" w:rsidR="00CF008D" w:rsidRDefault="00C354A4" w:rsidP="00CF008D">
      <w:r>
        <w:tab/>
      </w:r>
      <w:r w:rsidR="00882B5B">
        <w:rPr>
          <w:rFonts w:hint="eastAsia"/>
        </w:rPr>
        <w:t>大学文凭都</w:t>
      </w:r>
      <w:r w:rsidR="009070B2">
        <w:rPr>
          <w:rFonts w:hint="eastAsia"/>
        </w:rPr>
        <w:t>几乎</w:t>
      </w:r>
      <w:r w:rsidR="00882B5B">
        <w:rPr>
          <w:rFonts w:hint="eastAsia"/>
        </w:rPr>
        <w:t>伴随着某一个特定的</w:t>
      </w:r>
      <w:r w:rsidR="00882B5B" w:rsidRPr="00240FCB">
        <w:rPr>
          <w:rFonts w:hint="eastAsia"/>
          <w:b/>
          <w:bCs/>
        </w:rPr>
        <w:t>专业</w:t>
      </w:r>
      <w:r w:rsidR="00240FCB">
        <w:rPr>
          <w:rFonts w:hint="eastAsia"/>
        </w:rPr>
        <w:t>(</w:t>
      </w:r>
      <w:r w:rsidR="00240FCB">
        <w:t>professions)</w:t>
      </w:r>
      <w:r w:rsidR="00796DFA">
        <w:rPr>
          <w:rFonts w:hint="eastAsia"/>
        </w:rPr>
        <w:t>，</w:t>
      </w:r>
      <w:r w:rsidR="00882B5B">
        <w:rPr>
          <w:rFonts w:hint="eastAsia"/>
        </w:rPr>
        <w:t>因此接下来</w:t>
      </w:r>
      <w:r w:rsidR="00796DFA">
        <w:rPr>
          <w:rFonts w:hint="eastAsia"/>
        </w:rPr>
        <w:t>柯林斯</w:t>
      </w:r>
      <w:r w:rsidR="003262BF">
        <w:rPr>
          <w:rFonts w:hint="eastAsia"/>
        </w:rPr>
        <w:t>分析了专业在</w:t>
      </w:r>
      <w:r w:rsidR="00FF7064">
        <w:rPr>
          <w:rFonts w:hint="eastAsia"/>
        </w:rPr>
        <w:t>美国的兴起。</w:t>
      </w:r>
      <w:r w:rsidR="00DD5BC5">
        <w:rPr>
          <w:rFonts w:hint="eastAsia"/>
        </w:rPr>
        <w:t>在</w:t>
      </w:r>
      <w:r w:rsidR="00A1652C">
        <w:rPr>
          <w:rFonts w:hint="eastAsia"/>
        </w:rPr>
        <w:t>他</w:t>
      </w:r>
      <w:r w:rsidR="00DD5BC5">
        <w:rPr>
          <w:rFonts w:hint="eastAsia"/>
        </w:rPr>
        <w:t>看来，专业</w:t>
      </w:r>
      <w:r w:rsidR="003241F5">
        <w:rPr>
          <w:rFonts w:hint="eastAsia"/>
        </w:rPr>
        <w:t>只是“</w:t>
      </w:r>
      <w:r w:rsidR="004803F4">
        <w:rPr>
          <w:rFonts w:hint="eastAsia"/>
        </w:rPr>
        <w:t>一种特殊的职业</w:t>
      </w:r>
      <w:r w:rsidR="002929DD">
        <w:rPr>
          <w:rFonts w:hint="eastAsia"/>
        </w:rPr>
        <w:t>，一个有着独特文化和自我意识的组织</w:t>
      </w:r>
      <w:r w:rsidR="00CF2498">
        <w:rPr>
          <w:rFonts w:hint="eastAsia"/>
        </w:rPr>
        <w:t>。</w:t>
      </w:r>
      <w:r w:rsidR="003241F5">
        <w:rPr>
          <w:rFonts w:hint="eastAsia"/>
        </w:rPr>
        <w:t>”</w:t>
      </w:r>
      <w:r w:rsidR="002E70E9">
        <w:fldChar w:fldCharType="begin"/>
      </w:r>
      <w:r w:rsidR="002E70E9">
        <w:instrText xml:space="preserve"> </w:instrText>
      </w:r>
      <w:r w:rsidR="002E70E9">
        <w:rPr>
          <w:rFonts w:hint="eastAsia"/>
        </w:rPr>
        <w:instrText>REF _Ref89994150 \r \h</w:instrText>
      </w:r>
      <w:r w:rsidR="002E70E9">
        <w:instrText xml:space="preserve"> </w:instrText>
      </w:r>
      <w:r w:rsidR="002E70E9">
        <w:fldChar w:fldCharType="separate"/>
      </w:r>
      <w:r w:rsidR="002E70E9">
        <w:t>[22]</w:t>
      </w:r>
      <w:r w:rsidR="002E70E9">
        <w:fldChar w:fldCharType="end"/>
      </w:r>
      <w:r w:rsidR="00254F86">
        <w:rPr>
          <w:rFonts w:hint="eastAsia"/>
        </w:rPr>
        <w:t>这种组织</w:t>
      </w:r>
      <w:r w:rsidR="004E5BDE">
        <w:rPr>
          <w:rFonts w:hint="eastAsia"/>
        </w:rPr>
        <w:t>通过正式而专业的文化再生产</w:t>
      </w:r>
      <w:r w:rsidR="00254F86">
        <w:rPr>
          <w:rFonts w:hint="eastAsia"/>
        </w:rPr>
        <w:t>形成了某种特定的</w:t>
      </w:r>
      <w:r w:rsidR="00F56198">
        <w:rPr>
          <w:rFonts w:hint="eastAsia"/>
        </w:rPr>
        <w:t>职位</w:t>
      </w:r>
      <w:r w:rsidR="00F56198">
        <w:rPr>
          <w:rStyle w:val="a6"/>
        </w:rPr>
        <w:footnoteReference w:id="2"/>
      </w:r>
      <w:r w:rsidR="000965BC">
        <w:rPr>
          <w:rFonts w:hint="eastAsia"/>
        </w:rPr>
        <w:t>，同时借国家的政治权力之手将它</w:t>
      </w:r>
      <w:r w:rsidR="00B93171">
        <w:rPr>
          <w:rFonts w:hint="eastAsia"/>
        </w:rPr>
        <w:t>固定下来</w:t>
      </w:r>
      <w:r w:rsidR="007341DB">
        <w:rPr>
          <w:rFonts w:hint="eastAsia"/>
        </w:rPr>
        <w:t>，实现自己</w:t>
      </w:r>
      <w:r w:rsidR="004C526E">
        <w:rPr>
          <w:rFonts w:hint="eastAsia"/>
        </w:rPr>
        <w:t>对某一领域的垄断</w:t>
      </w:r>
      <w:r w:rsidR="00B93171">
        <w:rPr>
          <w:rFonts w:hint="eastAsia"/>
        </w:rPr>
        <w:t>。</w:t>
      </w:r>
      <w:r w:rsidR="008B6E4C">
        <w:rPr>
          <w:rFonts w:hint="eastAsia"/>
        </w:rPr>
        <w:t>医学</w:t>
      </w:r>
      <w:r w:rsidR="00D42D7B">
        <w:rPr>
          <w:rFonts w:hint="eastAsia"/>
        </w:rPr>
        <w:t>专业</w:t>
      </w:r>
      <w:r w:rsidR="008B6E4C">
        <w:rPr>
          <w:rFonts w:hint="eastAsia"/>
        </w:rPr>
        <w:t>就</w:t>
      </w:r>
      <w:r w:rsidR="000F1202">
        <w:rPr>
          <w:rFonts w:hint="eastAsia"/>
        </w:rPr>
        <w:t>经历了这样的历程</w:t>
      </w:r>
      <w:r w:rsidR="009C3FF1">
        <w:rPr>
          <w:rFonts w:hint="eastAsia"/>
        </w:rPr>
        <w:t>。</w:t>
      </w:r>
      <w:r w:rsidR="000F1202">
        <w:rPr>
          <w:rFonts w:hint="eastAsia"/>
        </w:rPr>
        <w:t>早期的医学</w:t>
      </w:r>
      <w:r w:rsidR="009103C3">
        <w:rPr>
          <w:rFonts w:hint="eastAsia"/>
        </w:rPr>
        <w:t>并不具有这么强的专业性。</w:t>
      </w:r>
      <w:r w:rsidR="00E07C88">
        <w:rPr>
          <w:rFonts w:hint="eastAsia"/>
        </w:rPr>
        <w:t>直到</w:t>
      </w:r>
      <w:r w:rsidR="009C3FF1">
        <w:rPr>
          <w:rFonts w:hint="eastAsia"/>
        </w:rPr>
        <w:t>十九世纪晚期</w:t>
      </w:r>
      <w:r w:rsidR="009103C3">
        <w:rPr>
          <w:rFonts w:hint="eastAsia"/>
        </w:rPr>
        <w:t>，</w:t>
      </w:r>
      <w:r w:rsidR="009C3FF1">
        <w:rPr>
          <w:rFonts w:hint="eastAsia"/>
        </w:rPr>
        <w:t>盎格鲁-新教</w:t>
      </w:r>
      <w:r w:rsidR="00364D59">
        <w:rPr>
          <w:rFonts w:hint="eastAsia"/>
        </w:rPr>
        <w:t>的医学精英们</w:t>
      </w:r>
      <w:r w:rsidR="008E7266">
        <w:rPr>
          <w:rFonts w:hint="eastAsia"/>
        </w:rPr>
        <w:t>动员起来，建立起了</w:t>
      </w:r>
      <w:r w:rsidR="00E07C88">
        <w:rPr>
          <w:rFonts w:hint="eastAsia"/>
        </w:rPr>
        <w:t>团结的</w:t>
      </w:r>
      <w:r w:rsidR="00FE0815">
        <w:rPr>
          <w:rFonts w:hint="eastAsia"/>
        </w:rPr>
        <w:t>医学协会。</w:t>
      </w:r>
      <w:r w:rsidR="00900D08">
        <w:rPr>
          <w:rFonts w:hint="eastAsia"/>
        </w:rPr>
        <w:t>医学协会让各州建立了统一的行医执照发放机制，统一了医学院的认证标准，将“江湖郎中”排除出去，</w:t>
      </w:r>
      <w:r w:rsidR="003F3302">
        <w:rPr>
          <w:rFonts w:hint="eastAsia"/>
        </w:rPr>
        <w:t>逐渐</w:t>
      </w:r>
      <w:r w:rsidR="00900D08">
        <w:rPr>
          <w:rFonts w:hint="eastAsia"/>
        </w:rPr>
        <w:t>实现了对</w:t>
      </w:r>
      <w:r w:rsidR="003F3302">
        <w:rPr>
          <w:rFonts w:hint="eastAsia"/>
        </w:rPr>
        <w:t>医学界的绝对垄断。</w:t>
      </w:r>
      <w:r w:rsidR="003C5089">
        <w:rPr>
          <w:rFonts w:hint="eastAsia"/>
        </w:rPr>
        <w:t>组织在获取了优势地位以后，</w:t>
      </w:r>
      <w:r w:rsidR="00AA646D">
        <w:rPr>
          <w:rFonts w:hint="eastAsia"/>
        </w:rPr>
        <w:t>才能</w:t>
      </w:r>
      <w:r w:rsidR="008B5BDB">
        <w:rPr>
          <w:rFonts w:hint="eastAsia"/>
        </w:rPr>
        <w:t>生成高收入、受尊敬的“医生职位”。</w:t>
      </w:r>
      <w:r w:rsidR="00AA646D">
        <w:rPr>
          <w:rFonts w:hint="eastAsia"/>
        </w:rPr>
        <w:t>如果学生不经过四年大学训练，绝不能一窥门径。</w:t>
      </w:r>
      <w:r w:rsidR="00537E9F">
        <w:rPr>
          <w:rFonts w:hint="eastAsia"/>
        </w:rPr>
        <w:t>毫无疑问，如果每一门专业都如法炮制，最终只能生成</w:t>
      </w:r>
      <w:r w:rsidR="00C007AF">
        <w:rPr>
          <w:rFonts w:hint="eastAsia"/>
        </w:rPr>
        <w:t>大量壁垒，让专业之间冲突不断。</w:t>
      </w:r>
    </w:p>
    <w:p w14:paraId="5D4939AE" w14:textId="6FDC8BAE" w:rsidR="00C354A4" w:rsidRPr="009C3FF1" w:rsidRDefault="0097247B" w:rsidP="00CF008D">
      <w:r>
        <w:tab/>
      </w:r>
      <w:r>
        <w:rPr>
          <w:rFonts w:hint="eastAsia"/>
        </w:rPr>
        <w:t>最后，“文凭主义对社会分层的总体情况有什么影响呢？”</w:t>
      </w:r>
      <w:r w:rsidR="002E70E9">
        <w:fldChar w:fldCharType="begin"/>
      </w:r>
      <w:r w:rsidR="002E70E9">
        <w:instrText xml:space="preserve"> </w:instrText>
      </w:r>
      <w:r w:rsidR="002E70E9">
        <w:rPr>
          <w:rFonts w:hint="eastAsia"/>
        </w:rPr>
        <w:instrText>REF _Ref89994155 \r \h</w:instrText>
      </w:r>
      <w:r w:rsidR="002E70E9">
        <w:instrText xml:space="preserve"> </w:instrText>
      </w:r>
      <w:r w:rsidR="002E70E9">
        <w:fldChar w:fldCharType="separate"/>
      </w:r>
      <w:r w:rsidR="002E70E9">
        <w:t>[23]</w:t>
      </w:r>
      <w:r w:rsidR="002E70E9">
        <w:fldChar w:fldCharType="end"/>
      </w:r>
      <w:r w:rsidR="00B67780">
        <w:rPr>
          <w:rFonts w:hint="eastAsia"/>
        </w:rPr>
        <w:t>有了前面的铺垫，似乎结论并不令人惊奇。文凭不是促进了社会流动，而是阻碍了它。</w:t>
      </w:r>
      <w:r w:rsidR="00972CAB">
        <w:rPr>
          <w:rFonts w:hint="eastAsia"/>
        </w:rPr>
        <w:t>虽然</w:t>
      </w:r>
      <w:r w:rsidR="000F73BB">
        <w:rPr>
          <w:rFonts w:hint="eastAsia"/>
        </w:rPr>
        <w:t>若干高收入专业通过文凭封闭了自己的领域，</w:t>
      </w:r>
      <w:r w:rsidR="004A2CA6">
        <w:rPr>
          <w:rFonts w:hint="eastAsia"/>
        </w:rPr>
        <w:t>确实</w:t>
      </w:r>
      <w:r w:rsidR="000F73BB">
        <w:rPr>
          <w:rFonts w:hint="eastAsia"/>
        </w:rPr>
        <w:t>提高了自己的工资</w:t>
      </w:r>
      <w:r w:rsidR="009824A6">
        <w:rPr>
          <w:rFonts w:hint="eastAsia"/>
        </w:rPr>
        <w:t>，</w:t>
      </w:r>
      <w:r w:rsidR="004A2CA6">
        <w:rPr>
          <w:rFonts w:hint="eastAsia"/>
        </w:rPr>
        <w:t>闲职部门也依靠文凭选拔雇员，</w:t>
      </w:r>
      <w:r w:rsidR="009824A6">
        <w:rPr>
          <w:rFonts w:hint="eastAsia"/>
        </w:rPr>
        <w:t>扩大了就业；但是</w:t>
      </w:r>
      <w:r w:rsidR="00F66DA4">
        <w:rPr>
          <w:rFonts w:hint="eastAsia"/>
        </w:rPr>
        <w:t>收益的只是部分中产，真正的下层阶级依然一无所获。</w:t>
      </w:r>
      <w:r w:rsidR="00C007AF">
        <w:rPr>
          <w:rFonts w:hint="eastAsia"/>
        </w:rPr>
        <w:t>他们既不能通过文凭获得闲职，也不能追求一个更具优势地位的专业。</w:t>
      </w:r>
      <w:r w:rsidR="00CA7897">
        <w:rPr>
          <w:rFonts w:hint="eastAsia"/>
        </w:rPr>
        <w:t>在二十世纪中期的美国</w:t>
      </w:r>
      <w:r w:rsidR="00ED76B7">
        <w:rPr>
          <w:rFonts w:hint="eastAsia"/>
        </w:rPr>
        <w:t>社会</w:t>
      </w:r>
      <w:r w:rsidR="00CA7897">
        <w:rPr>
          <w:rFonts w:hint="eastAsia"/>
        </w:rPr>
        <w:t>，文凭正在以越来越快的速度</w:t>
      </w:r>
      <w:r w:rsidR="00E82E46">
        <w:rPr>
          <w:rFonts w:hint="eastAsia"/>
        </w:rPr>
        <w:t>贬值，人们发现包装起来的，所谓的技术训练，不过是一种谎言。</w:t>
      </w:r>
      <w:r w:rsidR="00CB52A0">
        <w:rPr>
          <w:rFonts w:hint="eastAsia"/>
        </w:rPr>
        <w:t>他们所面临的只是年限越来越长，也越来越昂贵的</w:t>
      </w:r>
      <w:r w:rsidR="009B0124">
        <w:rPr>
          <w:rFonts w:hint="eastAsia"/>
        </w:rPr>
        <w:t>青春虚度，只为达到门槛，进入垄断着的领域。这种情况下</w:t>
      </w:r>
      <w:r w:rsidR="00F962F7">
        <w:rPr>
          <w:rFonts w:hint="eastAsia"/>
        </w:rPr>
        <w:t>，文凭系统是否会崩溃？</w:t>
      </w:r>
      <w:r w:rsidR="00E5355A">
        <w:rPr>
          <w:rFonts w:hint="eastAsia"/>
        </w:rPr>
        <w:t>又该如何解决？</w:t>
      </w:r>
    </w:p>
    <w:p w14:paraId="70ED2464" w14:textId="2089E4BC" w:rsidR="00423CD2" w:rsidRDefault="00E5355A" w:rsidP="00423CD2">
      <w:r>
        <w:lastRenderedPageBreak/>
        <w:tab/>
      </w:r>
      <w:r w:rsidR="0090653B">
        <w:rPr>
          <w:rFonts w:hint="eastAsia"/>
        </w:rPr>
        <w:t>柯林斯</w:t>
      </w:r>
      <w:r>
        <w:rPr>
          <w:rFonts w:hint="eastAsia"/>
        </w:rPr>
        <w:t>给出的解决方案是彻底废除文凭系统，</w:t>
      </w:r>
      <w:r w:rsidR="001E48F2">
        <w:rPr>
          <w:rFonts w:hint="eastAsia"/>
        </w:rPr>
        <w:t>让学校教育回到教育本身。</w:t>
      </w:r>
      <w:r w:rsidR="00226505">
        <w:rPr>
          <w:rFonts w:hint="eastAsia"/>
        </w:rPr>
        <w:t>这样既可以防止教育系统进一步的无序扩张，也可以改善现存社会不平等的状况</w:t>
      </w:r>
      <w:r w:rsidR="00014DB0">
        <w:rPr>
          <w:rFonts w:hint="eastAsia"/>
        </w:rPr>
        <w:t>，</w:t>
      </w:r>
      <w:r w:rsidR="00AA646D">
        <w:rPr>
          <w:rFonts w:hint="eastAsia"/>
        </w:rPr>
        <w:t>减少不同专业之间的垄断壁垒</w:t>
      </w:r>
      <w:r w:rsidR="00226505">
        <w:rPr>
          <w:rFonts w:hint="eastAsia"/>
        </w:rPr>
        <w:t>。</w:t>
      </w:r>
      <w:r w:rsidR="00D85CC8">
        <w:rPr>
          <w:rFonts w:hint="eastAsia"/>
        </w:rPr>
        <w:t>按照他的组织模型，</w:t>
      </w:r>
      <w:r w:rsidR="001116FA">
        <w:rPr>
          <w:rFonts w:hint="eastAsia"/>
        </w:rPr>
        <w:t>也就是必须要</w:t>
      </w:r>
      <w:r w:rsidR="00471A7E">
        <w:rPr>
          <w:rFonts w:hint="eastAsia"/>
        </w:rPr>
        <w:t>废除职位与财产之间的绑定关系，</w:t>
      </w:r>
      <w:r w:rsidR="0013569B">
        <w:rPr>
          <w:rFonts w:hint="eastAsia"/>
        </w:rPr>
        <w:t>来</w:t>
      </w:r>
      <w:r w:rsidR="00183A44">
        <w:rPr>
          <w:rFonts w:hint="eastAsia"/>
        </w:rPr>
        <w:t>“</w:t>
      </w:r>
      <w:r w:rsidR="0013569B">
        <w:rPr>
          <w:rFonts w:hint="eastAsia"/>
        </w:rPr>
        <w:t>消除</w:t>
      </w:r>
      <w:r w:rsidR="00183A44">
        <w:rPr>
          <w:rFonts w:hint="eastAsia"/>
        </w:rPr>
        <w:t>工作必须要经过专业化的教育来提前从外部做好准备。”</w:t>
      </w:r>
      <w:r w:rsidR="002E70E9">
        <w:fldChar w:fldCharType="begin"/>
      </w:r>
      <w:r w:rsidR="002E70E9">
        <w:instrText xml:space="preserve"> </w:instrText>
      </w:r>
      <w:r w:rsidR="002E70E9">
        <w:rPr>
          <w:rFonts w:hint="eastAsia"/>
        </w:rPr>
        <w:instrText>REF _Ref89994160 \r \h</w:instrText>
      </w:r>
      <w:r w:rsidR="002E70E9">
        <w:instrText xml:space="preserve"> </w:instrText>
      </w:r>
      <w:r w:rsidR="002E70E9">
        <w:fldChar w:fldCharType="separate"/>
      </w:r>
      <w:r w:rsidR="002E70E9">
        <w:t>[24]</w:t>
      </w:r>
      <w:r w:rsidR="002E70E9">
        <w:fldChar w:fldCharType="end"/>
      </w:r>
    </w:p>
    <w:p w14:paraId="3664B88D" w14:textId="68013871" w:rsidR="00423CD2" w:rsidRDefault="0090653B" w:rsidP="00423CD2">
      <w:r>
        <w:tab/>
      </w:r>
      <w:r>
        <w:rPr>
          <w:rFonts w:hint="eastAsia"/>
        </w:rPr>
        <w:t>五十年过去，</w:t>
      </w:r>
      <w:r w:rsidR="00BB21BC">
        <w:rPr>
          <w:rFonts w:hint="eastAsia"/>
        </w:rPr>
        <w:t>我们已经到了一个</w:t>
      </w:r>
      <w:r>
        <w:rPr>
          <w:rFonts w:hint="eastAsia"/>
        </w:rPr>
        <w:t>OCW</w:t>
      </w:r>
      <w:r>
        <w:t>(Open Course Ware)</w:t>
      </w:r>
      <w:r>
        <w:rPr>
          <w:rFonts w:hint="eastAsia"/>
        </w:rPr>
        <w:t>、MOOC</w:t>
      </w:r>
      <w:r w:rsidR="00BB21BC">
        <w:rPr>
          <w:rFonts w:hint="eastAsia"/>
        </w:rPr>
        <w:t>快速</w:t>
      </w:r>
      <w:r>
        <w:rPr>
          <w:rFonts w:hint="eastAsia"/>
        </w:rPr>
        <w:t>发展</w:t>
      </w:r>
      <w:r w:rsidR="00BB21BC">
        <w:rPr>
          <w:rFonts w:hint="eastAsia"/>
        </w:rPr>
        <w:t>的年代，这些新生事物</w:t>
      </w:r>
      <w:r>
        <w:rPr>
          <w:rFonts w:hint="eastAsia"/>
        </w:rPr>
        <w:t>难道不是进一步证实了作者的观点吗？专业知识尽可以在B站/</w:t>
      </w:r>
      <w:r>
        <w:t xml:space="preserve"> YouTube</w:t>
      </w:r>
      <w:r>
        <w:rPr>
          <w:rFonts w:hint="eastAsia"/>
        </w:rPr>
        <w:t>大学学到</w:t>
      </w:r>
      <w:r w:rsidR="00BB21BC">
        <w:rPr>
          <w:rFonts w:hint="eastAsia"/>
        </w:rPr>
        <w:t>：</w:t>
      </w:r>
      <w:r w:rsidR="00BB21BC" w:rsidRPr="00BB21BC">
        <w:t>Scott H.</w:t>
      </w:r>
      <w:r w:rsidR="00BB21BC">
        <w:t xml:space="preserve"> </w:t>
      </w:r>
      <w:r w:rsidR="00BB21BC" w:rsidRPr="00BB21BC">
        <w:t>Young</w:t>
      </w:r>
      <w:r w:rsidR="00BB21BC">
        <w:rPr>
          <w:rFonts w:hint="eastAsia"/>
        </w:rPr>
        <w:t>曾经花了一年时间利用在线的课程知识，学完了四年的MIT计算机知识，虽然学习效果不一定好，但至少证明了在线资源的发达程度。</w:t>
      </w:r>
      <w:r w:rsidR="00AA7817">
        <w:fldChar w:fldCharType="begin"/>
      </w:r>
      <w:r w:rsidR="00AA7817">
        <w:instrText xml:space="preserve"> </w:instrText>
      </w:r>
      <w:r w:rsidR="00AA7817">
        <w:rPr>
          <w:rFonts w:hint="eastAsia"/>
        </w:rPr>
        <w:instrText>REF _Ref89995194 \r \h</w:instrText>
      </w:r>
      <w:r w:rsidR="00AA7817">
        <w:instrText xml:space="preserve"> </w:instrText>
      </w:r>
      <w:r w:rsidR="00AA7817">
        <w:fldChar w:fldCharType="separate"/>
      </w:r>
      <w:r w:rsidR="00AA7817">
        <w:t>[25]</w:t>
      </w:r>
      <w:r w:rsidR="00AA7817">
        <w:fldChar w:fldCharType="end"/>
      </w:r>
      <w:r w:rsidR="00BB21BC">
        <w:rPr>
          <w:rFonts w:hint="eastAsia"/>
        </w:rPr>
        <w:t>但非常可惜，文凭依然在当今社会不可替代。所以我们看到MOOC平台依然出售着认证证书，考/保研竞争比节节爬升，博士毕业人数年年增多。夜阑人静，在清华大学某间偏僻的员工宿舍，接待所的前台正在攻读汉语言文学的专升本学位。</w:t>
      </w:r>
    </w:p>
    <w:p w14:paraId="56E9E8C6" w14:textId="77777777" w:rsidR="00423CD2" w:rsidRPr="00BB21BC" w:rsidRDefault="00423CD2" w:rsidP="00423CD2"/>
    <w:p w14:paraId="4FF3689B" w14:textId="312F5E1E" w:rsidR="00423CD2" w:rsidRDefault="002D2625" w:rsidP="00423CD2">
      <w:pPr>
        <w:rPr>
          <w:ins w:id="0" w:author="dell" w:date="2021-12-12T18:16:00Z"/>
        </w:rPr>
      </w:pPr>
      <w:ins w:id="1" w:author="dell" w:date="2021-12-12T18:15:00Z">
        <w:r>
          <w:rPr>
            <w:rFonts w:hint="eastAsia"/>
          </w:rPr>
          <w:t>梳理比较</w:t>
        </w:r>
      </w:ins>
      <w:ins w:id="2" w:author="dell" w:date="2021-12-12T18:16:00Z">
        <w:r>
          <w:rPr>
            <w:rFonts w:hint="eastAsia"/>
          </w:rPr>
          <w:t>细致完整，意旨把握到位，征引规范，辨析细致，</w:t>
        </w:r>
      </w:ins>
      <w:ins w:id="3" w:author="dell" w:date="2021-12-12T18:15:00Z">
        <w:r>
          <w:rPr>
            <w:rFonts w:hint="eastAsia"/>
          </w:rPr>
          <w:t>考虑到专业背景，更可赞赏。</w:t>
        </w:r>
      </w:ins>
    </w:p>
    <w:p w14:paraId="013A6F28" w14:textId="2F74D161" w:rsidR="002D2625" w:rsidRDefault="002D2625" w:rsidP="00423CD2">
      <w:pPr>
        <w:rPr>
          <w:rFonts w:hint="eastAsia"/>
        </w:rPr>
      </w:pPr>
      <w:ins w:id="4" w:author="dell" w:date="2021-12-12T18:16:00Z">
        <w:r>
          <w:rPr>
            <w:rFonts w:hint="eastAsia"/>
          </w:rPr>
          <w:t>2</w:t>
        </w:r>
        <w:r>
          <w:t>7</w:t>
        </w:r>
        <w:r>
          <w:rPr>
            <w:rFonts w:hint="eastAsia"/>
          </w:rPr>
          <w:t>分</w:t>
        </w:r>
      </w:ins>
    </w:p>
    <w:p w14:paraId="7EC867E7" w14:textId="5538F563" w:rsidR="00423CD2" w:rsidRDefault="00423CD2" w:rsidP="00423CD2">
      <w:r w:rsidRPr="00423CD2">
        <w:rPr>
          <w:rFonts w:hint="eastAsia"/>
          <w:b/>
          <w:bCs/>
        </w:rPr>
        <w:t>参考文献</w:t>
      </w:r>
    </w:p>
    <w:p w14:paraId="517A4442" w14:textId="58A70FC4" w:rsidR="00423CD2" w:rsidRDefault="00AE45DD" w:rsidP="00423CD2">
      <w:pPr>
        <w:pStyle w:val="a3"/>
        <w:numPr>
          <w:ilvl w:val="0"/>
          <w:numId w:val="3"/>
        </w:numPr>
        <w:ind w:firstLineChars="0"/>
      </w:pPr>
      <w:bookmarkStart w:id="5" w:name="_Ref89991366"/>
      <w:r>
        <w:rPr>
          <w:rFonts w:hint="eastAsia"/>
        </w:rPr>
        <w:t>兰德尔·柯林斯著，刘冉译</w:t>
      </w:r>
      <w:r w:rsidR="005A7E7F">
        <w:rPr>
          <w:rFonts w:hint="eastAsia"/>
        </w:rPr>
        <w:t>，</w:t>
      </w:r>
      <w:r w:rsidR="00E85CAE">
        <w:rPr>
          <w:rFonts w:hint="eastAsia"/>
        </w:rPr>
        <w:t>《</w:t>
      </w:r>
      <w:r>
        <w:rPr>
          <w:rFonts w:hint="eastAsia"/>
        </w:rPr>
        <w:t>文凭社会</w:t>
      </w:r>
      <w:r w:rsidR="005A7E7F">
        <w:rPr>
          <w:rFonts w:hint="eastAsia"/>
        </w:rPr>
        <w:t>：教育与分层的历史社会学</w:t>
      </w:r>
      <w:r w:rsidR="00E85CAE">
        <w:rPr>
          <w:rFonts w:hint="eastAsia"/>
        </w:rPr>
        <w:t>》</w:t>
      </w:r>
      <w:r w:rsidR="00F278C3">
        <w:rPr>
          <w:rFonts w:hint="eastAsia"/>
        </w:rPr>
        <w:t>，北京：北京大学出版社，2</w:t>
      </w:r>
      <w:r w:rsidR="00F278C3">
        <w:t>018.6</w:t>
      </w:r>
      <w:r w:rsidR="0081476A">
        <w:rPr>
          <w:rFonts w:hint="eastAsia"/>
        </w:rPr>
        <w:t>中文</w:t>
      </w:r>
      <w:r w:rsidR="00F278C3">
        <w:rPr>
          <w:rFonts w:hint="eastAsia"/>
        </w:rPr>
        <w:t>第一版</w:t>
      </w:r>
      <w:r w:rsidR="00737D89">
        <w:rPr>
          <w:rFonts w:hint="eastAsia"/>
        </w:rPr>
        <w:t>，翻译不错但仍有许多明显的翻译腔</w:t>
      </w:r>
      <w:r w:rsidR="00737D89">
        <w:t>…(</w:t>
      </w:r>
      <w:r w:rsidR="00737D89">
        <w:rPr>
          <w:rFonts w:hint="eastAsia"/>
        </w:rPr>
        <w:t>最典型</w:t>
      </w:r>
      <w:r w:rsidR="00737D89">
        <w:t>make … possibl</w:t>
      </w:r>
      <w:r w:rsidR="00737D89">
        <w:rPr>
          <w:rFonts w:hint="eastAsia"/>
        </w:rPr>
        <w:t>e使</w:t>
      </w:r>
      <w:r w:rsidR="00EF711C">
        <w:t>…</w:t>
      </w:r>
      <w:r w:rsidR="00737D89">
        <w:rPr>
          <w:rFonts w:hint="eastAsia"/>
        </w:rPr>
        <w:t>成为可能</w:t>
      </w:r>
      <w:r w:rsidR="00737D89">
        <w:t>)</w:t>
      </w:r>
      <w:r w:rsidR="00E85CAE">
        <w:rPr>
          <w:rFonts w:hint="eastAsia"/>
        </w:rPr>
        <w:t>。</w:t>
      </w:r>
      <w:r w:rsidR="00256927">
        <w:rPr>
          <w:rFonts w:hint="eastAsia"/>
        </w:rPr>
        <w:t>英文</w:t>
      </w:r>
      <w:r w:rsidR="0081476A">
        <w:rPr>
          <w:rFonts w:hint="eastAsia"/>
        </w:rPr>
        <w:t>原版</w:t>
      </w:r>
      <w:r w:rsidR="00256927">
        <w:rPr>
          <w:rFonts w:hint="eastAsia"/>
        </w:rPr>
        <w:t>1</w:t>
      </w:r>
      <w:r w:rsidR="00256927">
        <w:t>979</w:t>
      </w:r>
      <w:r w:rsidR="00256927">
        <w:rPr>
          <w:rFonts w:hint="eastAsia"/>
        </w:rPr>
        <w:t>年由A</w:t>
      </w:r>
      <w:r w:rsidR="00256927">
        <w:t>cademic Press Inc</w:t>
      </w:r>
      <w:r w:rsidR="00256927">
        <w:rPr>
          <w:rFonts w:hint="eastAsia"/>
        </w:rPr>
        <w:t>出版</w:t>
      </w:r>
      <w:r w:rsidR="001C78BF">
        <w:rPr>
          <w:rFonts w:hint="eastAsia"/>
        </w:rPr>
        <w:t>，参考英文本是2</w:t>
      </w:r>
      <w:r w:rsidR="001C78BF">
        <w:t>019</w:t>
      </w:r>
      <w:r w:rsidR="001C78BF">
        <w:rPr>
          <w:rFonts w:hint="eastAsia"/>
        </w:rPr>
        <w:t>年</w:t>
      </w:r>
      <w:r w:rsidR="001C78BF">
        <w:t>Co</w:t>
      </w:r>
      <w:r w:rsidR="001E7F87">
        <w:t>lumbia University Press</w:t>
      </w:r>
      <w:r w:rsidR="001E7F87">
        <w:rPr>
          <w:rFonts w:hint="eastAsia"/>
        </w:rPr>
        <w:t>再版</w:t>
      </w:r>
      <w:r w:rsidR="004242DF">
        <w:rPr>
          <w:rFonts w:hint="eastAsia"/>
        </w:rPr>
        <w:t>.</w:t>
      </w:r>
      <w:r w:rsidR="000B407A">
        <w:t xml:space="preserve"> </w:t>
      </w:r>
      <w:r w:rsidR="000B407A">
        <w:rPr>
          <w:rFonts w:hint="eastAsia"/>
        </w:rPr>
        <w:t>术语在文中加粗标明，并附上英文。</w:t>
      </w:r>
      <w:bookmarkEnd w:id="5"/>
    </w:p>
    <w:p w14:paraId="31146843" w14:textId="144A7938" w:rsidR="008B493E" w:rsidRDefault="00D51A6F" w:rsidP="00423CD2">
      <w:pPr>
        <w:pStyle w:val="a3"/>
        <w:numPr>
          <w:ilvl w:val="0"/>
          <w:numId w:val="3"/>
        </w:numPr>
        <w:ind w:firstLineChars="0"/>
      </w:pPr>
      <w:bookmarkStart w:id="6" w:name="_Ref89992329"/>
      <w:r>
        <w:rPr>
          <w:rFonts w:hint="eastAsia"/>
        </w:rPr>
        <w:t>上书p</w:t>
      </w:r>
      <w:r>
        <w:t>3</w:t>
      </w:r>
      <w:bookmarkEnd w:id="6"/>
    </w:p>
    <w:p w14:paraId="1753AD2A" w14:textId="2F3893F7" w:rsidR="00D51A6F" w:rsidRDefault="00D51A6F" w:rsidP="00D51A6F">
      <w:pPr>
        <w:pStyle w:val="a3"/>
        <w:numPr>
          <w:ilvl w:val="0"/>
          <w:numId w:val="3"/>
        </w:numPr>
        <w:ind w:firstLineChars="0"/>
      </w:pPr>
      <w:bookmarkStart w:id="7" w:name="_Ref89992340"/>
      <w:r>
        <w:rPr>
          <w:rFonts w:hint="eastAsia"/>
        </w:rPr>
        <w:t>上书p</w:t>
      </w:r>
      <w:r>
        <w:t>14</w:t>
      </w:r>
      <w:bookmarkEnd w:id="7"/>
    </w:p>
    <w:p w14:paraId="4C1738D9" w14:textId="47DEE576" w:rsidR="00D51A6F" w:rsidRPr="00423CD2" w:rsidRDefault="00D51A6F" w:rsidP="00D51A6F">
      <w:pPr>
        <w:pStyle w:val="a3"/>
        <w:numPr>
          <w:ilvl w:val="0"/>
          <w:numId w:val="3"/>
        </w:numPr>
        <w:ind w:firstLineChars="0"/>
      </w:pPr>
      <w:bookmarkStart w:id="8" w:name="_Ref89992352"/>
      <w:r>
        <w:rPr>
          <w:rFonts w:hint="eastAsia"/>
        </w:rPr>
        <w:t>上书p</w:t>
      </w:r>
      <w:r>
        <w:t>16</w:t>
      </w:r>
      <w:bookmarkEnd w:id="8"/>
    </w:p>
    <w:p w14:paraId="0E6A5A5F" w14:textId="16DA97C8" w:rsidR="00D51A6F" w:rsidRPr="00423CD2" w:rsidRDefault="00D51A6F" w:rsidP="00D51A6F">
      <w:pPr>
        <w:pStyle w:val="a3"/>
        <w:numPr>
          <w:ilvl w:val="0"/>
          <w:numId w:val="3"/>
        </w:numPr>
        <w:ind w:firstLineChars="0"/>
      </w:pPr>
      <w:bookmarkStart w:id="9" w:name="_Ref89992357"/>
      <w:r>
        <w:rPr>
          <w:rFonts w:hint="eastAsia"/>
        </w:rPr>
        <w:t>上书p</w:t>
      </w:r>
      <w:r>
        <w:t>18</w:t>
      </w:r>
      <w:bookmarkEnd w:id="9"/>
    </w:p>
    <w:p w14:paraId="687F01FA" w14:textId="4D869B95" w:rsidR="00D51A6F" w:rsidRPr="00423CD2" w:rsidRDefault="00D51A6F" w:rsidP="00D51A6F">
      <w:pPr>
        <w:pStyle w:val="a3"/>
        <w:numPr>
          <w:ilvl w:val="0"/>
          <w:numId w:val="3"/>
        </w:numPr>
        <w:ind w:firstLineChars="0"/>
      </w:pPr>
      <w:bookmarkStart w:id="10" w:name="_Ref89992366"/>
      <w:r>
        <w:rPr>
          <w:rFonts w:hint="eastAsia"/>
        </w:rPr>
        <w:t>上书p</w:t>
      </w:r>
      <w:r>
        <w:t>p18-19</w:t>
      </w:r>
      <w:bookmarkEnd w:id="10"/>
    </w:p>
    <w:p w14:paraId="3F4108BA" w14:textId="470F7A52" w:rsidR="00D51A6F" w:rsidRPr="00423CD2" w:rsidRDefault="00D51A6F" w:rsidP="00D51A6F">
      <w:pPr>
        <w:pStyle w:val="a3"/>
        <w:numPr>
          <w:ilvl w:val="0"/>
          <w:numId w:val="3"/>
        </w:numPr>
        <w:ind w:firstLineChars="0"/>
      </w:pPr>
      <w:bookmarkStart w:id="11" w:name="_Ref89992465"/>
      <w:r>
        <w:rPr>
          <w:rFonts w:hint="eastAsia"/>
        </w:rPr>
        <w:t>上书p</w:t>
      </w:r>
      <w:r>
        <w:t>38</w:t>
      </w:r>
      <w:bookmarkEnd w:id="11"/>
    </w:p>
    <w:p w14:paraId="2AAE18EE" w14:textId="3B36C9EA" w:rsidR="00D51A6F" w:rsidRPr="00423CD2" w:rsidRDefault="00D51A6F" w:rsidP="00D51A6F">
      <w:pPr>
        <w:pStyle w:val="a3"/>
        <w:numPr>
          <w:ilvl w:val="0"/>
          <w:numId w:val="3"/>
        </w:numPr>
        <w:ind w:firstLineChars="0"/>
      </w:pPr>
      <w:bookmarkStart w:id="12" w:name="_Ref89992381"/>
      <w:r>
        <w:rPr>
          <w:rFonts w:hint="eastAsia"/>
        </w:rPr>
        <w:t>上书p</w:t>
      </w:r>
      <w:r>
        <w:t>42</w:t>
      </w:r>
      <w:bookmarkEnd w:id="12"/>
    </w:p>
    <w:p w14:paraId="2263537A" w14:textId="26BEC33B" w:rsidR="00D51A6F" w:rsidRPr="00423CD2" w:rsidRDefault="00D51A6F" w:rsidP="00D51A6F">
      <w:pPr>
        <w:pStyle w:val="a3"/>
        <w:numPr>
          <w:ilvl w:val="0"/>
          <w:numId w:val="3"/>
        </w:numPr>
        <w:ind w:firstLineChars="0"/>
      </w:pPr>
      <w:bookmarkStart w:id="13" w:name="_Ref89992493"/>
      <w:r>
        <w:rPr>
          <w:rFonts w:hint="eastAsia"/>
        </w:rPr>
        <w:t>上书p</w:t>
      </w:r>
      <w:r w:rsidR="008D7655">
        <w:t>85</w:t>
      </w:r>
      <w:bookmarkEnd w:id="13"/>
    </w:p>
    <w:p w14:paraId="742BC6A8" w14:textId="351654C9" w:rsidR="00D51A6F" w:rsidRPr="00423CD2" w:rsidRDefault="00D51A6F" w:rsidP="00D51A6F">
      <w:pPr>
        <w:pStyle w:val="a3"/>
        <w:numPr>
          <w:ilvl w:val="0"/>
          <w:numId w:val="3"/>
        </w:numPr>
        <w:ind w:firstLineChars="0"/>
      </w:pPr>
      <w:bookmarkStart w:id="14" w:name="_Ref89992524"/>
      <w:r>
        <w:rPr>
          <w:rFonts w:hint="eastAsia"/>
        </w:rPr>
        <w:t>上书</w:t>
      </w:r>
      <w:r w:rsidR="008D7655">
        <w:rPr>
          <w:rFonts w:hint="eastAsia"/>
        </w:rPr>
        <w:t>p</w:t>
      </w:r>
      <w:r w:rsidR="008D7655">
        <w:t>91</w:t>
      </w:r>
      <w:bookmarkEnd w:id="14"/>
    </w:p>
    <w:p w14:paraId="36B5AFD9" w14:textId="510302D5" w:rsidR="00D51A6F" w:rsidRPr="00423CD2" w:rsidRDefault="00D51A6F" w:rsidP="00D51A6F">
      <w:pPr>
        <w:pStyle w:val="a3"/>
        <w:numPr>
          <w:ilvl w:val="0"/>
          <w:numId w:val="3"/>
        </w:numPr>
        <w:ind w:firstLineChars="0"/>
      </w:pPr>
      <w:bookmarkStart w:id="15" w:name="_Ref89992529"/>
      <w:r>
        <w:rPr>
          <w:rFonts w:hint="eastAsia"/>
        </w:rPr>
        <w:t>上书</w:t>
      </w:r>
      <w:r w:rsidR="008D7655">
        <w:rPr>
          <w:rFonts w:hint="eastAsia"/>
        </w:rPr>
        <w:t>p</w:t>
      </w:r>
      <w:r w:rsidR="008D7655">
        <w:t>93</w:t>
      </w:r>
      <w:bookmarkEnd w:id="15"/>
    </w:p>
    <w:p w14:paraId="04C8E4E3" w14:textId="68B03E4F" w:rsidR="00D51A6F" w:rsidRPr="00423CD2" w:rsidRDefault="00D51A6F" w:rsidP="00D51A6F">
      <w:pPr>
        <w:pStyle w:val="a3"/>
        <w:numPr>
          <w:ilvl w:val="0"/>
          <w:numId w:val="3"/>
        </w:numPr>
        <w:ind w:firstLineChars="0"/>
      </w:pPr>
      <w:bookmarkStart w:id="16" w:name="_Ref89993922"/>
      <w:r>
        <w:rPr>
          <w:rFonts w:hint="eastAsia"/>
        </w:rPr>
        <w:t>上书</w:t>
      </w:r>
      <w:r w:rsidR="008D7655">
        <w:rPr>
          <w:rFonts w:hint="eastAsia"/>
        </w:rPr>
        <w:t>p</w:t>
      </w:r>
      <w:r w:rsidR="00953E8E">
        <w:t>98</w:t>
      </w:r>
      <w:bookmarkEnd w:id="16"/>
    </w:p>
    <w:p w14:paraId="7366D8E5" w14:textId="367414F4" w:rsidR="00D51A6F" w:rsidRPr="00423CD2" w:rsidRDefault="00D51A6F" w:rsidP="00D51A6F">
      <w:pPr>
        <w:pStyle w:val="a3"/>
        <w:numPr>
          <w:ilvl w:val="0"/>
          <w:numId w:val="3"/>
        </w:numPr>
        <w:ind w:firstLineChars="0"/>
      </w:pPr>
      <w:bookmarkStart w:id="17" w:name="_Ref89993932"/>
      <w:r>
        <w:rPr>
          <w:rFonts w:hint="eastAsia"/>
        </w:rPr>
        <w:t>上书</w:t>
      </w:r>
      <w:r w:rsidR="00953E8E">
        <w:rPr>
          <w:rFonts w:hint="eastAsia"/>
        </w:rPr>
        <w:t>p</w:t>
      </w:r>
      <w:r w:rsidR="00953E8E">
        <w:t>99</w:t>
      </w:r>
      <w:bookmarkEnd w:id="17"/>
    </w:p>
    <w:p w14:paraId="02492B85" w14:textId="413031A8" w:rsidR="00D51A6F" w:rsidRDefault="00D51A6F" w:rsidP="00D51A6F">
      <w:pPr>
        <w:pStyle w:val="a3"/>
        <w:numPr>
          <w:ilvl w:val="0"/>
          <w:numId w:val="3"/>
        </w:numPr>
        <w:ind w:firstLineChars="0"/>
      </w:pPr>
      <w:bookmarkStart w:id="18" w:name="_Ref89993945"/>
      <w:r>
        <w:rPr>
          <w:rFonts w:hint="eastAsia"/>
        </w:rPr>
        <w:t>上书</w:t>
      </w:r>
      <w:r w:rsidR="00953E8E">
        <w:rPr>
          <w:rFonts w:hint="eastAsia"/>
        </w:rPr>
        <w:t>p</w:t>
      </w:r>
      <w:r w:rsidR="00953E8E">
        <w:t>105</w:t>
      </w:r>
      <w:bookmarkEnd w:id="18"/>
    </w:p>
    <w:p w14:paraId="70EDC854" w14:textId="70357FCD" w:rsidR="00953E8E" w:rsidRDefault="00953E8E" w:rsidP="00D51A6F">
      <w:pPr>
        <w:pStyle w:val="a3"/>
        <w:numPr>
          <w:ilvl w:val="0"/>
          <w:numId w:val="3"/>
        </w:numPr>
        <w:ind w:firstLineChars="0"/>
      </w:pPr>
      <w:bookmarkStart w:id="19" w:name="_Ref89993975"/>
      <w:r>
        <w:rPr>
          <w:rFonts w:hint="eastAsia"/>
        </w:rPr>
        <w:t>上书p</w:t>
      </w:r>
      <w:r>
        <w:t>123</w:t>
      </w:r>
      <w:bookmarkEnd w:id="19"/>
    </w:p>
    <w:p w14:paraId="29C62183" w14:textId="2A9EA36B" w:rsidR="00953E8E" w:rsidRDefault="00953E8E" w:rsidP="00953E8E">
      <w:pPr>
        <w:pStyle w:val="a3"/>
        <w:numPr>
          <w:ilvl w:val="0"/>
          <w:numId w:val="3"/>
        </w:numPr>
        <w:ind w:firstLineChars="0"/>
      </w:pPr>
      <w:bookmarkStart w:id="20" w:name="_Ref89994000"/>
      <w:r>
        <w:rPr>
          <w:rFonts w:hint="eastAsia"/>
        </w:rPr>
        <w:t>上书p</w:t>
      </w:r>
      <w:r>
        <w:t>124</w:t>
      </w:r>
      <w:bookmarkEnd w:id="20"/>
    </w:p>
    <w:p w14:paraId="0CBBD1DA" w14:textId="260EBE7F" w:rsidR="00953E8E" w:rsidRDefault="00953E8E" w:rsidP="00953E8E">
      <w:pPr>
        <w:pStyle w:val="a3"/>
        <w:numPr>
          <w:ilvl w:val="0"/>
          <w:numId w:val="3"/>
        </w:numPr>
        <w:ind w:firstLineChars="0"/>
      </w:pPr>
      <w:bookmarkStart w:id="21" w:name="_Ref89994006"/>
      <w:r>
        <w:rPr>
          <w:rFonts w:hint="eastAsia"/>
        </w:rPr>
        <w:t>上书p</w:t>
      </w:r>
      <w:r w:rsidR="00CA19B2">
        <w:t>174</w:t>
      </w:r>
      <w:bookmarkEnd w:id="21"/>
    </w:p>
    <w:p w14:paraId="4651E4FB" w14:textId="1FF41908" w:rsidR="00953E8E" w:rsidRDefault="00953E8E" w:rsidP="00953E8E">
      <w:pPr>
        <w:pStyle w:val="a3"/>
        <w:numPr>
          <w:ilvl w:val="0"/>
          <w:numId w:val="3"/>
        </w:numPr>
        <w:ind w:firstLineChars="0"/>
      </w:pPr>
      <w:bookmarkStart w:id="22" w:name="_Ref89994041"/>
      <w:r>
        <w:rPr>
          <w:rFonts w:hint="eastAsia"/>
        </w:rPr>
        <w:t>上书</w:t>
      </w:r>
      <w:r w:rsidR="00CA19B2">
        <w:rPr>
          <w:rFonts w:hint="eastAsia"/>
        </w:rPr>
        <w:t>p</w:t>
      </w:r>
      <w:r w:rsidR="00CA19B2">
        <w:t>p165-166</w:t>
      </w:r>
      <w:bookmarkEnd w:id="22"/>
    </w:p>
    <w:p w14:paraId="453247D9" w14:textId="68C46A08" w:rsidR="00953E8E" w:rsidRDefault="00953E8E" w:rsidP="00953E8E">
      <w:pPr>
        <w:pStyle w:val="a3"/>
        <w:numPr>
          <w:ilvl w:val="0"/>
          <w:numId w:val="3"/>
        </w:numPr>
        <w:ind w:firstLineChars="0"/>
      </w:pPr>
      <w:r>
        <w:rPr>
          <w:rFonts w:hint="eastAsia"/>
        </w:rPr>
        <w:t>上书</w:t>
      </w:r>
      <w:r w:rsidR="00CA19B2">
        <w:rPr>
          <w:rFonts w:hint="eastAsia"/>
        </w:rPr>
        <w:t>p</w:t>
      </w:r>
      <w:r w:rsidR="00CA19B2">
        <w:t>171</w:t>
      </w:r>
    </w:p>
    <w:p w14:paraId="40AAE632" w14:textId="55783BB9" w:rsidR="00953E8E" w:rsidRDefault="00953E8E" w:rsidP="00953E8E">
      <w:pPr>
        <w:pStyle w:val="a3"/>
        <w:numPr>
          <w:ilvl w:val="0"/>
          <w:numId w:val="3"/>
        </w:numPr>
        <w:ind w:firstLineChars="0"/>
      </w:pPr>
      <w:bookmarkStart w:id="23" w:name="_Ref89994108"/>
      <w:r>
        <w:rPr>
          <w:rFonts w:hint="eastAsia"/>
        </w:rPr>
        <w:t>上书</w:t>
      </w:r>
      <w:r w:rsidR="00CA19B2">
        <w:rPr>
          <w:rFonts w:hint="eastAsia"/>
        </w:rPr>
        <w:t>p</w:t>
      </w:r>
      <w:r w:rsidR="002C0C93">
        <w:t>207</w:t>
      </w:r>
      <w:bookmarkEnd w:id="23"/>
    </w:p>
    <w:p w14:paraId="735D30CA" w14:textId="7DA9B3B6" w:rsidR="00CA19B2" w:rsidRDefault="00CA19B2" w:rsidP="00CA19B2">
      <w:pPr>
        <w:pStyle w:val="a3"/>
        <w:numPr>
          <w:ilvl w:val="0"/>
          <w:numId w:val="3"/>
        </w:numPr>
        <w:ind w:firstLineChars="0"/>
      </w:pPr>
      <w:bookmarkStart w:id="24" w:name="_Ref89994115"/>
      <w:r>
        <w:rPr>
          <w:rFonts w:hint="eastAsia"/>
        </w:rPr>
        <w:t>上书</w:t>
      </w:r>
      <w:r w:rsidR="002C0C93">
        <w:rPr>
          <w:rFonts w:hint="eastAsia"/>
        </w:rPr>
        <w:t>p2</w:t>
      </w:r>
      <w:r w:rsidR="002C0C93">
        <w:t>12</w:t>
      </w:r>
      <w:bookmarkEnd w:id="24"/>
    </w:p>
    <w:p w14:paraId="13024DE2" w14:textId="787B201A" w:rsidR="00CA19B2" w:rsidRDefault="00CA19B2" w:rsidP="00CA19B2">
      <w:pPr>
        <w:pStyle w:val="a3"/>
        <w:numPr>
          <w:ilvl w:val="0"/>
          <w:numId w:val="3"/>
        </w:numPr>
        <w:ind w:firstLineChars="0"/>
      </w:pPr>
      <w:bookmarkStart w:id="25" w:name="_Ref89994150"/>
      <w:r>
        <w:rPr>
          <w:rFonts w:hint="eastAsia"/>
        </w:rPr>
        <w:t>上书</w:t>
      </w:r>
      <w:r w:rsidR="00F70320">
        <w:rPr>
          <w:rFonts w:hint="eastAsia"/>
        </w:rPr>
        <w:t>p</w:t>
      </w:r>
      <w:r w:rsidR="00F70320">
        <w:t>295</w:t>
      </w:r>
      <w:bookmarkEnd w:id="25"/>
    </w:p>
    <w:p w14:paraId="68F6B3EF" w14:textId="1B910BB1" w:rsidR="00CA19B2" w:rsidRDefault="00CA19B2" w:rsidP="00CA19B2">
      <w:pPr>
        <w:pStyle w:val="a3"/>
        <w:numPr>
          <w:ilvl w:val="0"/>
          <w:numId w:val="3"/>
        </w:numPr>
        <w:ind w:firstLineChars="0"/>
      </w:pPr>
      <w:bookmarkStart w:id="26" w:name="_Ref89994155"/>
      <w:r>
        <w:rPr>
          <w:rFonts w:hint="eastAsia"/>
        </w:rPr>
        <w:t>上书</w:t>
      </w:r>
      <w:r w:rsidR="00F70320">
        <w:rPr>
          <w:rFonts w:hint="eastAsia"/>
        </w:rPr>
        <w:t>p</w:t>
      </w:r>
      <w:r w:rsidR="00F70320">
        <w:t>312</w:t>
      </w:r>
      <w:bookmarkEnd w:id="26"/>
    </w:p>
    <w:p w14:paraId="5E81E159" w14:textId="6DB4E73B" w:rsidR="00953E8E" w:rsidRDefault="00F70320" w:rsidP="00D51A6F">
      <w:pPr>
        <w:pStyle w:val="a3"/>
        <w:numPr>
          <w:ilvl w:val="0"/>
          <w:numId w:val="3"/>
        </w:numPr>
        <w:ind w:firstLineChars="0"/>
      </w:pPr>
      <w:bookmarkStart w:id="27" w:name="_Ref89994160"/>
      <w:r>
        <w:rPr>
          <w:rFonts w:hint="eastAsia"/>
        </w:rPr>
        <w:t>上书p</w:t>
      </w:r>
      <w:r>
        <w:t>344</w:t>
      </w:r>
      <w:bookmarkEnd w:id="27"/>
    </w:p>
    <w:p w14:paraId="5017AB7B" w14:textId="0ED3A562" w:rsidR="0090653B" w:rsidRPr="00423CD2" w:rsidRDefault="0090653B" w:rsidP="00D51A6F">
      <w:pPr>
        <w:pStyle w:val="a3"/>
        <w:numPr>
          <w:ilvl w:val="0"/>
          <w:numId w:val="3"/>
        </w:numPr>
        <w:ind w:firstLineChars="0"/>
      </w:pPr>
      <w:bookmarkStart w:id="28" w:name="_Ref89995194"/>
      <w:r w:rsidRPr="0090653B">
        <w:t>https://www.scotthyoung.com/blog/myprojects/mit-challenge-2/</w:t>
      </w:r>
      <w:bookmarkEnd w:id="28"/>
    </w:p>
    <w:sectPr w:rsidR="0090653B" w:rsidRPr="00423C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B2AD6" w14:textId="77777777" w:rsidR="000971AE" w:rsidRDefault="000971AE" w:rsidP="00E07911">
      <w:r>
        <w:separator/>
      </w:r>
    </w:p>
  </w:endnote>
  <w:endnote w:type="continuationSeparator" w:id="0">
    <w:p w14:paraId="741F0BE6" w14:textId="77777777" w:rsidR="000971AE" w:rsidRDefault="000971AE" w:rsidP="00E0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89EBF" w14:textId="77777777" w:rsidR="000971AE" w:rsidRDefault="000971AE" w:rsidP="00E07911">
      <w:r>
        <w:separator/>
      </w:r>
    </w:p>
  </w:footnote>
  <w:footnote w:type="continuationSeparator" w:id="0">
    <w:p w14:paraId="69C74CE9" w14:textId="77777777" w:rsidR="000971AE" w:rsidRDefault="000971AE" w:rsidP="00E07911">
      <w:r>
        <w:continuationSeparator/>
      </w:r>
    </w:p>
  </w:footnote>
  <w:footnote w:id="1">
    <w:p w14:paraId="5D3E1657" w14:textId="0DF9EC3C" w:rsidR="00E07911" w:rsidRDefault="00E07911">
      <w:pPr>
        <w:pStyle w:val="a4"/>
      </w:pPr>
      <w:r>
        <w:rPr>
          <w:rStyle w:val="a6"/>
        </w:rPr>
        <w:footnoteRef/>
      </w:r>
      <w:r>
        <w:t xml:space="preserve"> </w:t>
      </w:r>
      <w:r w:rsidR="00F57D05">
        <w:rPr>
          <w:rFonts w:hint="eastAsia"/>
        </w:rPr>
        <w:t>教育(</w:t>
      </w:r>
      <w:r w:rsidR="00F57D05">
        <w:t>education)</w:t>
      </w:r>
      <w:r w:rsidR="00F57D05">
        <w:rPr>
          <w:rFonts w:hint="eastAsia"/>
        </w:rPr>
        <w:t>不等于学校教育(</w:t>
      </w:r>
      <w:r w:rsidR="00F57D05">
        <w:t>schooling)</w:t>
      </w:r>
      <w:r w:rsidR="00120B15">
        <w:rPr>
          <w:rFonts w:hint="eastAsia"/>
        </w:rPr>
        <w:t>。</w:t>
      </w:r>
      <w:r w:rsidR="00F57D05">
        <w:rPr>
          <w:rFonts w:hint="eastAsia"/>
        </w:rPr>
        <w:t>柯林斯主要批评的是学校教育和文凭系统，但好像</w:t>
      </w:r>
      <w:r w:rsidR="00F12AB1">
        <w:rPr>
          <w:rFonts w:hint="eastAsia"/>
        </w:rPr>
        <w:t>并</w:t>
      </w:r>
      <w:r w:rsidR="00F57D05">
        <w:rPr>
          <w:rFonts w:hint="eastAsia"/>
        </w:rPr>
        <w:t>没有严格区分教育与学校教育。</w:t>
      </w:r>
    </w:p>
  </w:footnote>
  <w:footnote w:id="2">
    <w:p w14:paraId="0705B2A0" w14:textId="3B9B1BA0" w:rsidR="00F56198" w:rsidRDefault="00F56198" w:rsidP="002B40B0">
      <w:pPr>
        <w:pStyle w:val="a4"/>
      </w:pPr>
      <w:r>
        <w:rPr>
          <w:rStyle w:val="a6"/>
        </w:rPr>
        <w:footnoteRef/>
      </w:r>
      <w:r>
        <w:t xml:space="preserve"> </w:t>
      </w:r>
      <w:r w:rsidR="002E32F5">
        <w:rPr>
          <w:rFonts w:hint="eastAsia"/>
        </w:rPr>
        <w:t>与这里相关的</w:t>
      </w:r>
      <w:r w:rsidR="00D93EB0">
        <w:rPr>
          <w:rFonts w:hint="eastAsia"/>
        </w:rPr>
        <w:t>译文</w:t>
      </w:r>
      <w:r w:rsidR="00872BE8">
        <w:rPr>
          <w:rFonts w:hint="eastAsia"/>
        </w:rPr>
        <w:t>读起来很奇怪，</w:t>
      </w:r>
      <w:r>
        <w:rPr>
          <w:rFonts w:hint="eastAsia"/>
        </w:rPr>
        <w:t>翻译疑似有误。语境：“正如在第三章中曾论证的，文化组织在阶级斗争最重要的一点上塑造了它，那就是让不同等级的财产形成了职业</w:t>
      </w:r>
      <w:r w:rsidR="009E7C01">
        <w:rPr>
          <w:rFonts w:hint="eastAsia"/>
        </w:rPr>
        <w:t>‘</w:t>
      </w:r>
      <w:r>
        <w:rPr>
          <w:rFonts w:hint="eastAsia"/>
        </w:rPr>
        <w:t>地位</w:t>
      </w:r>
      <w:r w:rsidR="009E7C01">
        <w:rPr>
          <w:rFonts w:hint="eastAsia"/>
        </w:rPr>
        <w:t>’</w:t>
      </w:r>
      <w:r>
        <w:rPr>
          <w:rFonts w:hint="eastAsia"/>
        </w:rPr>
        <w:t>的形式。</w:t>
      </w:r>
      <w:r w:rsidR="009E7C01">
        <w:rPr>
          <w:rFonts w:hint="eastAsia"/>
        </w:rPr>
        <w:t>”</w:t>
      </w:r>
      <w:r w:rsidR="004242DF" w:rsidRPr="004242DF">
        <w:rPr>
          <w:rFonts w:hint="eastAsia"/>
        </w:rPr>
        <w:t xml:space="preserve"> </w:t>
      </w:r>
      <w:r w:rsidR="004242DF">
        <w:rPr>
          <w:rFonts w:hint="eastAsia"/>
        </w:rPr>
        <w:t>(</w:t>
      </w:r>
      <w:r w:rsidR="004242DF">
        <w:t>p295)</w:t>
      </w:r>
      <w:r w:rsidR="009E7C01">
        <w:rPr>
          <w:rFonts w:hint="eastAsia"/>
        </w:rPr>
        <w:t>但是第三章并没有出现</w:t>
      </w:r>
      <w:r w:rsidR="00790B43">
        <w:rPr>
          <w:rFonts w:hint="eastAsia"/>
        </w:rPr>
        <w:t>职业</w:t>
      </w:r>
      <w:r w:rsidR="006259D8">
        <w:rPr>
          <w:rFonts w:hint="eastAsia"/>
        </w:rPr>
        <w:t>‘</w:t>
      </w:r>
      <w:r w:rsidR="00790B43">
        <w:rPr>
          <w:rFonts w:hint="eastAsia"/>
        </w:rPr>
        <w:t>地位</w:t>
      </w:r>
      <w:r w:rsidR="006259D8">
        <w:rPr>
          <w:rFonts w:hint="eastAsia"/>
        </w:rPr>
        <w:t>’</w:t>
      </w:r>
      <w:r w:rsidR="00790B43">
        <w:rPr>
          <w:rFonts w:hint="eastAsia"/>
        </w:rPr>
        <w:t>的</w:t>
      </w:r>
      <w:r w:rsidR="009E7C01">
        <w:rPr>
          <w:rFonts w:hint="eastAsia"/>
        </w:rPr>
        <w:t>概念</w:t>
      </w:r>
      <w:r w:rsidR="000E1184">
        <w:rPr>
          <w:rFonts w:hint="eastAsia"/>
        </w:rPr>
        <w:t>，</w:t>
      </w:r>
      <w:r w:rsidR="00622E33">
        <w:rPr>
          <w:rFonts w:hint="eastAsia"/>
        </w:rPr>
        <w:t>这方面</w:t>
      </w:r>
      <w:r w:rsidR="00F05C72">
        <w:rPr>
          <w:rFonts w:hint="eastAsia"/>
        </w:rPr>
        <w:t>提到的是财产和职位之间的绑定关系</w:t>
      </w:r>
      <w:r w:rsidR="009E7C01">
        <w:rPr>
          <w:rFonts w:hint="eastAsia"/>
        </w:rPr>
        <w:t>。</w:t>
      </w:r>
      <w:r w:rsidR="00ED6A3B">
        <w:rPr>
          <w:rFonts w:hint="eastAsia"/>
        </w:rPr>
        <w:t>原文</w:t>
      </w:r>
      <w:r w:rsidR="00622E33">
        <w:rPr>
          <w:rFonts w:hint="eastAsia"/>
        </w:rPr>
        <w:t>“</w:t>
      </w:r>
      <w:r w:rsidR="002B40B0">
        <w:t>As argued in Chapter 3, cultural organization shapes the class struggle at one of</w:t>
      </w:r>
      <w:r w:rsidR="002B40B0">
        <w:rPr>
          <w:rFonts w:hint="eastAsia"/>
        </w:rPr>
        <w:t xml:space="preserve"> </w:t>
      </w:r>
      <w:r w:rsidR="002B40B0">
        <w:t>its most crucial points: the formation of various degrees of property</w:t>
      </w:r>
      <w:r w:rsidR="002B40B0">
        <w:rPr>
          <w:rFonts w:hint="eastAsia"/>
        </w:rPr>
        <w:t xml:space="preserve"> </w:t>
      </w:r>
      <w:r w:rsidR="002B40B0">
        <w:t>in the form of occupational ‘positions.’</w:t>
      </w:r>
      <w:r w:rsidR="00ED6A3B">
        <w:t>”</w:t>
      </w:r>
      <w:r w:rsidR="00B3424C">
        <w:t>(p</w:t>
      </w:r>
      <w:r w:rsidR="008F0D46">
        <w:t>229</w:t>
      </w:r>
      <w:r w:rsidR="00B3424C">
        <w:t>)</w:t>
      </w:r>
      <w:r w:rsidR="00D76B56">
        <w:rPr>
          <w:rFonts w:hint="eastAsia"/>
        </w:rPr>
        <w:t>这里的</w:t>
      </w:r>
      <w:r w:rsidR="00F84245">
        <w:rPr>
          <w:rFonts w:hint="eastAsia"/>
        </w:rPr>
        <w:t>“</w:t>
      </w:r>
      <w:r w:rsidR="001D3A68">
        <w:t xml:space="preserve">the formation of various degrees of </w:t>
      </w:r>
      <w:r w:rsidR="00D76B56">
        <w:t>property in the form of occupational positions”</w:t>
      </w:r>
      <w:r w:rsidR="00D93EB0" w:rsidRPr="00D93EB0">
        <w:rPr>
          <w:rFonts w:hint="eastAsia"/>
        </w:rPr>
        <w:t xml:space="preserve"> </w:t>
      </w:r>
      <w:r w:rsidR="00D93EB0">
        <w:rPr>
          <w:rFonts w:hint="eastAsia"/>
        </w:rPr>
        <w:t>这个position指的不是地位而是位置。</w:t>
      </w:r>
      <w:r w:rsidR="006259D8">
        <w:rPr>
          <w:rFonts w:hint="eastAsia"/>
        </w:rPr>
        <w:t>我认为这里</w:t>
      </w:r>
      <w:r w:rsidR="004F044D">
        <w:rPr>
          <w:rFonts w:hint="eastAsia"/>
        </w:rPr>
        <w:t>应该指的是</w:t>
      </w:r>
      <w:r w:rsidR="00790B43">
        <w:rPr>
          <w:rFonts w:hint="eastAsia"/>
        </w:rPr>
        <w:t>把财产</w:t>
      </w:r>
      <w:r w:rsidR="006158F6">
        <w:rPr>
          <w:rFonts w:hint="eastAsia"/>
        </w:rPr>
        <w:t>塑造</w:t>
      </w:r>
      <w:r w:rsidR="00790B43">
        <w:rPr>
          <w:rFonts w:hint="eastAsia"/>
        </w:rPr>
        <w:t>成职位</w:t>
      </w:r>
      <w:r w:rsidR="001D3A68">
        <w:rPr>
          <w:rFonts w:hint="eastAsia"/>
        </w:rPr>
        <w:t>财产</w:t>
      </w:r>
      <w:r w:rsidR="00E07D3E">
        <w:rPr>
          <w:rFonts w:hint="eastAsia"/>
        </w:rPr>
        <w:t>的形式</w:t>
      </w:r>
      <w:r w:rsidR="006158F6">
        <w:rPr>
          <w:rFonts w:hint="eastAsia"/>
        </w:rPr>
        <w:t>（或者说塑造了职位）</w:t>
      </w:r>
      <w:r w:rsidR="006259D8">
        <w:rPr>
          <w:rFonts w:hint="eastAsia"/>
        </w:rPr>
        <w:t>，</w:t>
      </w:r>
      <w:r w:rsidR="00E927BC">
        <w:rPr>
          <w:rFonts w:hint="eastAsia"/>
        </w:rPr>
        <w:t>这样的职位财产因为斗争形成了不同等级。</w:t>
      </w:r>
      <w:r w:rsidR="00CC52EC">
        <w:rPr>
          <w:rFonts w:hint="eastAsia"/>
        </w:rPr>
        <w:t>第三章原文中一开始提到</w:t>
      </w:r>
      <w:r w:rsidR="00D93EB0">
        <w:rPr>
          <w:rFonts w:hint="eastAsia"/>
        </w:rPr>
        <w:t>“</w:t>
      </w:r>
      <w:r w:rsidR="00CC52EC">
        <w:t>position”</w:t>
      </w:r>
      <w:r w:rsidR="00502736">
        <w:rPr>
          <w:rFonts w:hint="eastAsia"/>
        </w:rPr>
        <w:t>（作为位置来理解）</w:t>
      </w:r>
      <w:r w:rsidR="00CC52EC">
        <w:rPr>
          <w:rFonts w:hint="eastAsia"/>
        </w:rPr>
        <w:t>的时候也加了双引号，所以这样解释就更合理了</w:t>
      </w:r>
      <w:r w:rsidR="00502736">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7815"/>
    <w:multiLevelType w:val="hybridMultilevel"/>
    <w:tmpl w:val="2684E3C8"/>
    <w:lvl w:ilvl="0" w:tplc="23C8062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F9424EA"/>
    <w:multiLevelType w:val="hybridMultilevel"/>
    <w:tmpl w:val="D518900E"/>
    <w:lvl w:ilvl="0" w:tplc="23C8062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1E62119"/>
    <w:multiLevelType w:val="hybridMultilevel"/>
    <w:tmpl w:val="6FFC81D6"/>
    <w:lvl w:ilvl="0" w:tplc="08E47D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3DC74ED"/>
    <w:multiLevelType w:val="hybridMultilevel"/>
    <w:tmpl w:val="6560A85C"/>
    <w:lvl w:ilvl="0" w:tplc="AD7E70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E732252"/>
    <w:multiLevelType w:val="hybridMultilevel"/>
    <w:tmpl w:val="67D02896"/>
    <w:lvl w:ilvl="0" w:tplc="B82278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E79131F"/>
    <w:multiLevelType w:val="hybridMultilevel"/>
    <w:tmpl w:val="A28EA1F0"/>
    <w:lvl w:ilvl="0" w:tplc="A42CA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C1"/>
    <w:rsid w:val="00002984"/>
    <w:rsid w:val="0000307B"/>
    <w:rsid w:val="00004D3B"/>
    <w:rsid w:val="00014DB0"/>
    <w:rsid w:val="00015AF1"/>
    <w:rsid w:val="000172BA"/>
    <w:rsid w:val="000234FE"/>
    <w:rsid w:val="00023B16"/>
    <w:rsid w:val="000259B2"/>
    <w:rsid w:val="00030482"/>
    <w:rsid w:val="000306B3"/>
    <w:rsid w:val="00034084"/>
    <w:rsid w:val="0004596B"/>
    <w:rsid w:val="00053F49"/>
    <w:rsid w:val="00055DAA"/>
    <w:rsid w:val="0005652B"/>
    <w:rsid w:val="000621B5"/>
    <w:rsid w:val="00064031"/>
    <w:rsid w:val="00073A0C"/>
    <w:rsid w:val="00087293"/>
    <w:rsid w:val="000965BC"/>
    <w:rsid w:val="000971AE"/>
    <w:rsid w:val="000A2E6A"/>
    <w:rsid w:val="000A787A"/>
    <w:rsid w:val="000B1B80"/>
    <w:rsid w:val="000B407A"/>
    <w:rsid w:val="000B7A5C"/>
    <w:rsid w:val="000B7FE6"/>
    <w:rsid w:val="000C0AB0"/>
    <w:rsid w:val="000D4738"/>
    <w:rsid w:val="000E1184"/>
    <w:rsid w:val="000E68D2"/>
    <w:rsid w:val="000F012C"/>
    <w:rsid w:val="000F1202"/>
    <w:rsid w:val="000F28E3"/>
    <w:rsid w:val="000F73BB"/>
    <w:rsid w:val="00100BC7"/>
    <w:rsid w:val="0011047E"/>
    <w:rsid w:val="0011076D"/>
    <w:rsid w:val="001116FA"/>
    <w:rsid w:val="001143D3"/>
    <w:rsid w:val="001155A4"/>
    <w:rsid w:val="00120B15"/>
    <w:rsid w:val="00121956"/>
    <w:rsid w:val="001221F9"/>
    <w:rsid w:val="00122592"/>
    <w:rsid w:val="001279A0"/>
    <w:rsid w:val="001302E6"/>
    <w:rsid w:val="0013397F"/>
    <w:rsid w:val="0013569B"/>
    <w:rsid w:val="00135AE6"/>
    <w:rsid w:val="00137E9E"/>
    <w:rsid w:val="00137FA1"/>
    <w:rsid w:val="0014183F"/>
    <w:rsid w:val="001425A4"/>
    <w:rsid w:val="00143706"/>
    <w:rsid w:val="00145DE6"/>
    <w:rsid w:val="0015265D"/>
    <w:rsid w:val="0015440B"/>
    <w:rsid w:val="00157B7B"/>
    <w:rsid w:val="00160E1C"/>
    <w:rsid w:val="00160E80"/>
    <w:rsid w:val="00166B28"/>
    <w:rsid w:val="00166C5B"/>
    <w:rsid w:val="00176C46"/>
    <w:rsid w:val="00176D08"/>
    <w:rsid w:val="001773B4"/>
    <w:rsid w:val="00183A44"/>
    <w:rsid w:val="00191DF5"/>
    <w:rsid w:val="00192F15"/>
    <w:rsid w:val="001942DD"/>
    <w:rsid w:val="00195A8A"/>
    <w:rsid w:val="001A1DF0"/>
    <w:rsid w:val="001A3B05"/>
    <w:rsid w:val="001A4B04"/>
    <w:rsid w:val="001B22BC"/>
    <w:rsid w:val="001B40A4"/>
    <w:rsid w:val="001B55BF"/>
    <w:rsid w:val="001C2072"/>
    <w:rsid w:val="001C38FF"/>
    <w:rsid w:val="001C4514"/>
    <w:rsid w:val="001C78BF"/>
    <w:rsid w:val="001D1F3C"/>
    <w:rsid w:val="001D35A1"/>
    <w:rsid w:val="001D3A68"/>
    <w:rsid w:val="001D7F52"/>
    <w:rsid w:val="001E0D23"/>
    <w:rsid w:val="001E0F42"/>
    <w:rsid w:val="001E48F2"/>
    <w:rsid w:val="001E5816"/>
    <w:rsid w:val="001E5E86"/>
    <w:rsid w:val="001E7F87"/>
    <w:rsid w:val="001F3895"/>
    <w:rsid w:val="001F3910"/>
    <w:rsid w:val="001F504A"/>
    <w:rsid w:val="00201CE2"/>
    <w:rsid w:val="00201F62"/>
    <w:rsid w:val="002039D4"/>
    <w:rsid w:val="00207CF4"/>
    <w:rsid w:val="002102C7"/>
    <w:rsid w:val="00214EBB"/>
    <w:rsid w:val="00215C8F"/>
    <w:rsid w:val="00215FD1"/>
    <w:rsid w:val="00224DEC"/>
    <w:rsid w:val="00226505"/>
    <w:rsid w:val="00232B45"/>
    <w:rsid w:val="00234329"/>
    <w:rsid w:val="00234352"/>
    <w:rsid w:val="00235DCC"/>
    <w:rsid w:val="00240FCB"/>
    <w:rsid w:val="00243758"/>
    <w:rsid w:val="00251B78"/>
    <w:rsid w:val="0025280B"/>
    <w:rsid w:val="00254F86"/>
    <w:rsid w:val="00256927"/>
    <w:rsid w:val="00256BF1"/>
    <w:rsid w:val="00257F37"/>
    <w:rsid w:val="00266D69"/>
    <w:rsid w:val="00272666"/>
    <w:rsid w:val="002808BE"/>
    <w:rsid w:val="00284D36"/>
    <w:rsid w:val="00286416"/>
    <w:rsid w:val="00286A34"/>
    <w:rsid w:val="002929DD"/>
    <w:rsid w:val="00297D6F"/>
    <w:rsid w:val="002A3F3F"/>
    <w:rsid w:val="002A67A0"/>
    <w:rsid w:val="002B09C7"/>
    <w:rsid w:val="002B2CF5"/>
    <w:rsid w:val="002B40B0"/>
    <w:rsid w:val="002C0C93"/>
    <w:rsid w:val="002D2625"/>
    <w:rsid w:val="002D2ACC"/>
    <w:rsid w:val="002D436E"/>
    <w:rsid w:val="002D586C"/>
    <w:rsid w:val="002D5D92"/>
    <w:rsid w:val="002D76B6"/>
    <w:rsid w:val="002E32F5"/>
    <w:rsid w:val="002E3642"/>
    <w:rsid w:val="002E3EB6"/>
    <w:rsid w:val="002E70E9"/>
    <w:rsid w:val="00303F78"/>
    <w:rsid w:val="0030403E"/>
    <w:rsid w:val="00304287"/>
    <w:rsid w:val="00304EB0"/>
    <w:rsid w:val="00306A20"/>
    <w:rsid w:val="00307E88"/>
    <w:rsid w:val="00310181"/>
    <w:rsid w:val="003241F5"/>
    <w:rsid w:val="003262BF"/>
    <w:rsid w:val="00336C4D"/>
    <w:rsid w:val="0033775B"/>
    <w:rsid w:val="00341924"/>
    <w:rsid w:val="00350ABA"/>
    <w:rsid w:val="00360925"/>
    <w:rsid w:val="003617CD"/>
    <w:rsid w:val="00364794"/>
    <w:rsid w:val="00364D59"/>
    <w:rsid w:val="00370E5A"/>
    <w:rsid w:val="003718B0"/>
    <w:rsid w:val="0037205C"/>
    <w:rsid w:val="00373D09"/>
    <w:rsid w:val="003756EC"/>
    <w:rsid w:val="003767AC"/>
    <w:rsid w:val="00380499"/>
    <w:rsid w:val="00380E3D"/>
    <w:rsid w:val="00381448"/>
    <w:rsid w:val="003946BD"/>
    <w:rsid w:val="00395798"/>
    <w:rsid w:val="0039759A"/>
    <w:rsid w:val="003A35E5"/>
    <w:rsid w:val="003A5CC9"/>
    <w:rsid w:val="003A5FF8"/>
    <w:rsid w:val="003B2C96"/>
    <w:rsid w:val="003B35D7"/>
    <w:rsid w:val="003B51A8"/>
    <w:rsid w:val="003B7F88"/>
    <w:rsid w:val="003C2A02"/>
    <w:rsid w:val="003C5089"/>
    <w:rsid w:val="003C7032"/>
    <w:rsid w:val="003C76E9"/>
    <w:rsid w:val="003D158F"/>
    <w:rsid w:val="003D7BF9"/>
    <w:rsid w:val="003E23EC"/>
    <w:rsid w:val="003E3166"/>
    <w:rsid w:val="003F08EF"/>
    <w:rsid w:val="003F1689"/>
    <w:rsid w:val="003F1AC9"/>
    <w:rsid w:val="003F3302"/>
    <w:rsid w:val="003F407D"/>
    <w:rsid w:val="003F489E"/>
    <w:rsid w:val="0040555E"/>
    <w:rsid w:val="00407138"/>
    <w:rsid w:val="00416179"/>
    <w:rsid w:val="00416667"/>
    <w:rsid w:val="00422FDD"/>
    <w:rsid w:val="00423CD2"/>
    <w:rsid w:val="004242DF"/>
    <w:rsid w:val="0043074E"/>
    <w:rsid w:val="004314C2"/>
    <w:rsid w:val="0043181C"/>
    <w:rsid w:val="00433800"/>
    <w:rsid w:val="004358A5"/>
    <w:rsid w:val="0044012D"/>
    <w:rsid w:val="00443661"/>
    <w:rsid w:val="00447237"/>
    <w:rsid w:val="00453C63"/>
    <w:rsid w:val="004610A0"/>
    <w:rsid w:val="004616E6"/>
    <w:rsid w:val="00462FBC"/>
    <w:rsid w:val="00466207"/>
    <w:rsid w:val="0046646F"/>
    <w:rsid w:val="00471A7E"/>
    <w:rsid w:val="004803F4"/>
    <w:rsid w:val="00484314"/>
    <w:rsid w:val="00486D58"/>
    <w:rsid w:val="004A2CA6"/>
    <w:rsid w:val="004A4E8E"/>
    <w:rsid w:val="004B03FB"/>
    <w:rsid w:val="004B194F"/>
    <w:rsid w:val="004B5C15"/>
    <w:rsid w:val="004C3B42"/>
    <w:rsid w:val="004C42E9"/>
    <w:rsid w:val="004C5002"/>
    <w:rsid w:val="004C526E"/>
    <w:rsid w:val="004C5407"/>
    <w:rsid w:val="004C5904"/>
    <w:rsid w:val="004C75FF"/>
    <w:rsid w:val="004D3427"/>
    <w:rsid w:val="004E5BDE"/>
    <w:rsid w:val="004F044D"/>
    <w:rsid w:val="00501996"/>
    <w:rsid w:val="00502736"/>
    <w:rsid w:val="00505434"/>
    <w:rsid w:val="00505AF7"/>
    <w:rsid w:val="005132EB"/>
    <w:rsid w:val="00516BDB"/>
    <w:rsid w:val="00526C55"/>
    <w:rsid w:val="00531CAC"/>
    <w:rsid w:val="00537758"/>
    <w:rsid w:val="00537E9F"/>
    <w:rsid w:val="005421D0"/>
    <w:rsid w:val="00550BC1"/>
    <w:rsid w:val="005517AC"/>
    <w:rsid w:val="00553AC3"/>
    <w:rsid w:val="00554277"/>
    <w:rsid w:val="00562DD7"/>
    <w:rsid w:val="00572D5C"/>
    <w:rsid w:val="00573C2B"/>
    <w:rsid w:val="00575E3D"/>
    <w:rsid w:val="00583EDF"/>
    <w:rsid w:val="00590F6E"/>
    <w:rsid w:val="005931EC"/>
    <w:rsid w:val="00595E21"/>
    <w:rsid w:val="005A225F"/>
    <w:rsid w:val="005A270A"/>
    <w:rsid w:val="005A2986"/>
    <w:rsid w:val="005A2F83"/>
    <w:rsid w:val="005A3DBB"/>
    <w:rsid w:val="005A4933"/>
    <w:rsid w:val="005A6C92"/>
    <w:rsid w:val="005A7E7F"/>
    <w:rsid w:val="005B03F9"/>
    <w:rsid w:val="005B4158"/>
    <w:rsid w:val="005B42E4"/>
    <w:rsid w:val="005B6924"/>
    <w:rsid w:val="005C3CD4"/>
    <w:rsid w:val="005C6284"/>
    <w:rsid w:val="005D03FB"/>
    <w:rsid w:val="005D1147"/>
    <w:rsid w:val="005D4D83"/>
    <w:rsid w:val="005E3A70"/>
    <w:rsid w:val="005E4F15"/>
    <w:rsid w:val="005F0A71"/>
    <w:rsid w:val="005F28CC"/>
    <w:rsid w:val="005F4FA8"/>
    <w:rsid w:val="005F5B3A"/>
    <w:rsid w:val="005F7086"/>
    <w:rsid w:val="00601517"/>
    <w:rsid w:val="00603E7F"/>
    <w:rsid w:val="00611F88"/>
    <w:rsid w:val="006127C1"/>
    <w:rsid w:val="006147C4"/>
    <w:rsid w:val="006158F6"/>
    <w:rsid w:val="00616F06"/>
    <w:rsid w:val="00621EBD"/>
    <w:rsid w:val="00622E33"/>
    <w:rsid w:val="006241C3"/>
    <w:rsid w:val="006259D8"/>
    <w:rsid w:val="00633735"/>
    <w:rsid w:val="00634AC7"/>
    <w:rsid w:val="006405F0"/>
    <w:rsid w:val="00641FDB"/>
    <w:rsid w:val="0064702F"/>
    <w:rsid w:val="0065188E"/>
    <w:rsid w:val="006556AB"/>
    <w:rsid w:val="006629F8"/>
    <w:rsid w:val="006717B6"/>
    <w:rsid w:val="00675370"/>
    <w:rsid w:val="0068020F"/>
    <w:rsid w:val="0068558B"/>
    <w:rsid w:val="00686672"/>
    <w:rsid w:val="0069498F"/>
    <w:rsid w:val="006A00F7"/>
    <w:rsid w:val="006A329B"/>
    <w:rsid w:val="006C2991"/>
    <w:rsid w:val="006D51B9"/>
    <w:rsid w:val="006E7409"/>
    <w:rsid w:val="006F3A9B"/>
    <w:rsid w:val="0070725B"/>
    <w:rsid w:val="00710328"/>
    <w:rsid w:val="00712936"/>
    <w:rsid w:val="00714476"/>
    <w:rsid w:val="00725A54"/>
    <w:rsid w:val="00727794"/>
    <w:rsid w:val="007341DB"/>
    <w:rsid w:val="00737D89"/>
    <w:rsid w:val="00740FA6"/>
    <w:rsid w:val="00752B88"/>
    <w:rsid w:val="00753E6F"/>
    <w:rsid w:val="00754541"/>
    <w:rsid w:val="00755D7C"/>
    <w:rsid w:val="007614A2"/>
    <w:rsid w:val="00761D97"/>
    <w:rsid w:val="007641F5"/>
    <w:rsid w:val="00767FAB"/>
    <w:rsid w:val="00770646"/>
    <w:rsid w:val="00771F64"/>
    <w:rsid w:val="0077273D"/>
    <w:rsid w:val="007750AD"/>
    <w:rsid w:val="00781D18"/>
    <w:rsid w:val="00782B4F"/>
    <w:rsid w:val="00783B60"/>
    <w:rsid w:val="00784169"/>
    <w:rsid w:val="00790B43"/>
    <w:rsid w:val="00793804"/>
    <w:rsid w:val="007950CB"/>
    <w:rsid w:val="00796DFA"/>
    <w:rsid w:val="00797731"/>
    <w:rsid w:val="007A41BA"/>
    <w:rsid w:val="007A4D6A"/>
    <w:rsid w:val="007A73C2"/>
    <w:rsid w:val="007B043B"/>
    <w:rsid w:val="007C0C86"/>
    <w:rsid w:val="007C2EB8"/>
    <w:rsid w:val="007D120A"/>
    <w:rsid w:val="007E489C"/>
    <w:rsid w:val="007F57C5"/>
    <w:rsid w:val="007F65A7"/>
    <w:rsid w:val="00810F65"/>
    <w:rsid w:val="008145A7"/>
    <w:rsid w:val="0081476A"/>
    <w:rsid w:val="008160BB"/>
    <w:rsid w:val="00821FA8"/>
    <w:rsid w:val="0082382C"/>
    <w:rsid w:val="00824538"/>
    <w:rsid w:val="008308CB"/>
    <w:rsid w:val="00830C4E"/>
    <w:rsid w:val="00831B49"/>
    <w:rsid w:val="00831E04"/>
    <w:rsid w:val="0083267F"/>
    <w:rsid w:val="0083693D"/>
    <w:rsid w:val="00837974"/>
    <w:rsid w:val="00840919"/>
    <w:rsid w:val="00841D97"/>
    <w:rsid w:val="00857DCE"/>
    <w:rsid w:val="00863EEE"/>
    <w:rsid w:val="00866088"/>
    <w:rsid w:val="00872BE8"/>
    <w:rsid w:val="0087396B"/>
    <w:rsid w:val="00873DEF"/>
    <w:rsid w:val="0088096D"/>
    <w:rsid w:val="00880B08"/>
    <w:rsid w:val="00881CCF"/>
    <w:rsid w:val="00882B5B"/>
    <w:rsid w:val="008926CB"/>
    <w:rsid w:val="008929D1"/>
    <w:rsid w:val="00895693"/>
    <w:rsid w:val="00897CCC"/>
    <w:rsid w:val="008B2C07"/>
    <w:rsid w:val="008B35FA"/>
    <w:rsid w:val="008B493E"/>
    <w:rsid w:val="008B5BDB"/>
    <w:rsid w:val="008B6E4C"/>
    <w:rsid w:val="008C0668"/>
    <w:rsid w:val="008C1FF0"/>
    <w:rsid w:val="008C279D"/>
    <w:rsid w:val="008C3C48"/>
    <w:rsid w:val="008D152D"/>
    <w:rsid w:val="008D7655"/>
    <w:rsid w:val="008E3AF7"/>
    <w:rsid w:val="008E3F5F"/>
    <w:rsid w:val="008E5663"/>
    <w:rsid w:val="008E5ECA"/>
    <w:rsid w:val="008E7266"/>
    <w:rsid w:val="008F0D46"/>
    <w:rsid w:val="008F125D"/>
    <w:rsid w:val="008F6EE4"/>
    <w:rsid w:val="008F7787"/>
    <w:rsid w:val="00900D08"/>
    <w:rsid w:val="00905DB6"/>
    <w:rsid w:val="0090653B"/>
    <w:rsid w:val="009070B2"/>
    <w:rsid w:val="009103C3"/>
    <w:rsid w:val="00914431"/>
    <w:rsid w:val="00922130"/>
    <w:rsid w:val="009257C2"/>
    <w:rsid w:val="009452C2"/>
    <w:rsid w:val="00945FA7"/>
    <w:rsid w:val="00946388"/>
    <w:rsid w:val="00947393"/>
    <w:rsid w:val="00953948"/>
    <w:rsid w:val="00953E8E"/>
    <w:rsid w:val="00955F58"/>
    <w:rsid w:val="00967590"/>
    <w:rsid w:val="0097247B"/>
    <w:rsid w:val="00972CAB"/>
    <w:rsid w:val="009824A6"/>
    <w:rsid w:val="00986280"/>
    <w:rsid w:val="00990ADC"/>
    <w:rsid w:val="00993174"/>
    <w:rsid w:val="009A5C2E"/>
    <w:rsid w:val="009B0124"/>
    <w:rsid w:val="009B2FD0"/>
    <w:rsid w:val="009C2AF2"/>
    <w:rsid w:val="009C307E"/>
    <w:rsid w:val="009C3FF1"/>
    <w:rsid w:val="009C5183"/>
    <w:rsid w:val="009D0F8D"/>
    <w:rsid w:val="009D0FAB"/>
    <w:rsid w:val="009D10A2"/>
    <w:rsid w:val="009E05D6"/>
    <w:rsid w:val="009E0C8C"/>
    <w:rsid w:val="009E7C01"/>
    <w:rsid w:val="009F1649"/>
    <w:rsid w:val="00A02AFB"/>
    <w:rsid w:val="00A12331"/>
    <w:rsid w:val="00A1652C"/>
    <w:rsid w:val="00A173C8"/>
    <w:rsid w:val="00A207B8"/>
    <w:rsid w:val="00A20A69"/>
    <w:rsid w:val="00A22A16"/>
    <w:rsid w:val="00A3287B"/>
    <w:rsid w:val="00A37122"/>
    <w:rsid w:val="00A376DA"/>
    <w:rsid w:val="00A377F3"/>
    <w:rsid w:val="00A44442"/>
    <w:rsid w:val="00A458E3"/>
    <w:rsid w:val="00A466E5"/>
    <w:rsid w:val="00A5147C"/>
    <w:rsid w:val="00A516DA"/>
    <w:rsid w:val="00A57DBD"/>
    <w:rsid w:val="00A62E49"/>
    <w:rsid w:val="00A65C92"/>
    <w:rsid w:val="00A7492F"/>
    <w:rsid w:val="00A74A51"/>
    <w:rsid w:val="00A77726"/>
    <w:rsid w:val="00A94891"/>
    <w:rsid w:val="00AA26E6"/>
    <w:rsid w:val="00AA5FD1"/>
    <w:rsid w:val="00AA646D"/>
    <w:rsid w:val="00AA7817"/>
    <w:rsid w:val="00AB052B"/>
    <w:rsid w:val="00AB4016"/>
    <w:rsid w:val="00AD269C"/>
    <w:rsid w:val="00AD2950"/>
    <w:rsid w:val="00AD59E3"/>
    <w:rsid w:val="00AD6B94"/>
    <w:rsid w:val="00AE06CB"/>
    <w:rsid w:val="00AE41C1"/>
    <w:rsid w:val="00AE45DD"/>
    <w:rsid w:val="00AF227D"/>
    <w:rsid w:val="00AF295D"/>
    <w:rsid w:val="00B0047E"/>
    <w:rsid w:val="00B0051A"/>
    <w:rsid w:val="00B01132"/>
    <w:rsid w:val="00B05E72"/>
    <w:rsid w:val="00B06EDB"/>
    <w:rsid w:val="00B07690"/>
    <w:rsid w:val="00B2003F"/>
    <w:rsid w:val="00B3424C"/>
    <w:rsid w:val="00B42130"/>
    <w:rsid w:val="00B45E6B"/>
    <w:rsid w:val="00B5420C"/>
    <w:rsid w:val="00B54FE2"/>
    <w:rsid w:val="00B57A23"/>
    <w:rsid w:val="00B62130"/>
    <w:rsid w:val="00B67780"/>
    <w:rsid w:val="00B72695"/>
    <w:rsid w:val="00B73A93"/>
    <w:rsid w:val="00B75149"/>
    <w:rsid w:val="00B80AC5"/>
    <w:rsid w:val="00B81F8F"/>
    <w:rsid w:val="00B824DF"/>
    <w:rsid w:val="00B832E6"/>
    <w:rsid w:val="00B84DEE"/>
    <w:rsid w:val="00B87DAA"/>
    <w:rsid w:val="00B93171"/>
    <w:rsid w:val="00B93909"/>
    <w:rsid w:val="00B94715"/>
    <w:rsid w:val="00B95F03"/>
    <w:rsid w:val="00BA0272"/>
    <w:rsid w:val="00BA4550"/>
    <w:rsid w:val="00BA61C9"/>
    <w:rsid w:val="00BB0DD1"/>
    <w:rsid w:val="00BB21BC"/>
    <w:rsid w:val="00BC07FD"/>
    <w:rsid w:val="00BC0BA4"/>
    <w:rsid w:val="00BD61B9"/>
    <w:rsid w:val="00BD6C9F"/>
    <w:rsid w:val="00BF1A16"/>
    <w:rsid w:val="00BF1B7F"/>
    <w:rsid w:val="00BF3BB1"/>
    <w:rsid w:val="00BF4344"/>
    <w:rsid w:val="00BF4FCA"/>
    <w:rsid w:val="00BF5EE4"/>
    <w:rsid w:val="00BF6F4D"/>
    <w:rsid w:val="00BF747E"/>
    <w:rsid w:val="00C007AF"/>
    <w:rsid w:val="00C0244A"/>
    <w:rsid w:val="00C04164"/>
    <w:rsid w:val="00C06D1C"/>
    <w:rsid w:val="00C07A1B"/>
    <w:rsid w:val="00C13B3D"/>
    <w:rsid w:val="00C20427"/>
    <w:rsid w:val="00C22BD9"/>
    <w:rsid w:val="00C2484C"/>
    <w:rsid w:val="00C25AD7"/>
    <w:rsid w:val="00C319E6"/>
    <w:rsid w:val="00C354A4"/>
    <w:rsid w:val="00C4275F"/>
    <w:rsid w:val="00C44773"/>
    <w:rsid w:val="00C452E0"/>
    <w:rsid w:val="00C5020A"/>
    <w:rsid w:val="00C52683"/>
    <w:rsid w:val="00C57FF4"/>
    <w:rsid w:val="00C6213C"/>
    <w:rsid w:val="00C65527"/>
    <w:rsid w:val="00C66C6A"/>
    <w:rsid w:val="00C67775"/>
    <w:rsid w:val="00C82AC5"/>
    <w:rsid w:val="00C82C19"/>
    <w:rsid w:val="00C963DB"/>
    <w:rsid w:val="00CA018D"/>
    <w:rsid w:val="00CA19B2"/>
    <w:rsid w:val="00CA272B"/>
    <w:rsid w:val="00CA334F"/>
    <w:rsid w:val="00CA7897"/>
    <w:rsid w:val="00CB3ABE"/>
    <w:rsid w:val="00CB3E33"/>
    <w:rsid w:val="00CB466D"/>
    <w:rsid w:val="00CB52A0"/>
    <w:rsid w:val="00CC3433"/>
    <w:rsid w:val="00CC3602"/>
    <w:rsid w:val="00CC416A"/>
    <w:rsid w:val="00CC4FC5"/>
    <w:rsid w:val="00CC52EC"/>
    <w:rsid w:val="00CC70A0"/>
    <w:rsid w:val="00CD50DD"/>
    <w:rsid w:val="00CE5D8C"/>
    <w:rsid w:val="00CF008D"/>
    <w:rsid w:val="00CF2498"/>
    <w:rsid w:val="00CF371D"/>
    <w:rsid w:val="00D023ED"/>
    <w:rsid w:val="00D07C9C"/>
    <w:rsid w:val="00D16B97"/>
    <w:rsid w:val="00D216EE"/>
    <w:rsid w:val="00D21EFD"/>
    <w:rsid w:val="00D23F07"/>
    <w:rsid w:val="00D349DE"/>
    <w:rsid w:val="00D35EC9"/>
    <w:rsid w:val="00D40F99"/>
    <w:rsid w:val="00D42803"/>
    <w:rsid w:val="00D42D7B"/>
    <w:rsid w:val="00D51A6F"/>
    <w:rsid w:val="00D57C7D"/>
    <w:rsid w:val="00D707AD"/>
    <w:rsid w:val="00D76B56"/>
    <w:rsid w:val="00D85CC8"/>
    <w:rsid w:val="00D87903"/>
    <w:rsid w:val="00D93EB0"/>
    <w:rsid w:val="00D94BB4"/>
    <w:rsid w:val="00DA0070"/>
    <w:rsid w:val="00DA1464"/>
    <w:rsid w:val="00DA775E"/>
    <w:rsid w:val="00DB08D1"/>
    <w:rsid w:val="00DB26C7"/>
    <w:rsid w:val="00DC078E"/>
    <w:rsid w:val="00DC079B"/>
    <w:rsid w:val="00DC11D7"/>
    <w:rsid w:val="00DC1751"/>
    <w:rsid w:val="00DC7984"/>
    <w:rsid w:val="00DD4775"/>
    <w:rsid w:val="00DD5725"/>
    <w:rsid w:val="00DD5BC5"/>
    <w:rsid w:val="00DE1938"/>
    <w:rsid w:val="00DE379B"/>
    <w:rsid w:val="00DE4502"/>
    <w:rsid w:val="00DE7389"/>
    <w:rsid w:val="00DF03F1"/>
    <w:rsid w:val="00DF3212"/>
    <w:rsid w:val="00DF4FC8"/>
    <w:rsid w:val="00DF6C75"/>
    <w:rsid w:val="00DF6E25"/>
    <w:rsid w:val="00DF7C0D"/>
    <w:rsid w:val="00E0217E"/>
    <w:rsid w:val="00E04C39"/>
    <w:rsid w:val="00E07911"/>
    <w:rsid w:val="00E07C88"/>
    <w:rsid w:val="00E07D3E"/>
    <w:rsid w:val="00E1057A"/>
    <w:rsid w:val="00E11678"/>
    <w:rsid w:val="00E120BC"/>
    <w:rsid w:val="00E200DA"/>
    <w:rsid w:val="00E347A2"/>
    <w:rsid w:val="00E405A8"/>
    <w:rsid w:val="00E42CF4"/>
    <w:rsid w:val="00E43337"/>
    <w:rsid w:val="00E443E5"/>
    <w:rsid w:val="00E45F5A"/>
    <w:rsid w:val="00E534A5"/>
    <w:rsid w:val="00E5355A"/>
    <w:rsid w:val="00E56C97"/>
    <w:rsid w:val="00E655BB"/>
    <w:rsid w:val="00E726C8"/>
    <w:rsid w:val="00E76A2F"/>
    <w:rsid w:val="00E77372"/>
    <w:rsid w:val="00E82E46"/>
    <w:rsid w:val="00E83805"/>
    <w:rsid w:val="00E847D2"/>
    <w:rsid w:val="00E856CE"/>
    <w:rsid w:val="00E85CAE"/>
    <w:rsid w:val="00E927BC"/>
    <w:rsid w:val="00E950DB"/>
    <w:rsid w:val="00EA6B60"/>
    <w:rsid w:val="00EA7238"/>
    <w:rsid w:val="00EA7DA6"/>
    <w:rsid w:val="00EB0259"/>
    <w:rsid w:val="00EB19AD"/>
    <w:rsid w:val="00EC04A2"/>
    <w:rsid w:val="00EC1569"/>
    <w:rsid w:val="00EC29AA"/>
    <w:rsid w:val="00EC74A0"/>
    <w:rsid w:val="00ED52C9"/>
    <w:rsid w:val="00ED5B0B"/>
    <w:rsid w:val="00ED6670"/>
    <w:rsid w:val="00ED6A3B"/>
    <w:rsid w:val="00ED6D2A"/>
    <w:rsid w:val="00ED76B7"/>
    <w:rsid w:val="00EF1499"/>
    <w:rsid w:val="00EF28F4"/>
    <w:rsid w:val="00EF711C"/>
    <w:rsid w:val="00EF7456"/>
    <w:rsid w:val="00F0181E"/>
    <w:rsid w:val="00F05C72"/>
    <w:rsid w:val="00F07BD4"/>
    <w:rsid w:val="00F12AB1"/>
    <w:rsid w:val="00F21299"/>
    <w:rsid w:val="00F23174"/>
    <w:rsid w:val="00F24F8F"/>
    <w:rsid w:val="00F278C3"/>
    <w:rsid w:val="00F37D8A"/>
    <w:rsid w:val="00F41729"/>
    <w:rsid w:val="00F42965"/>
    <w:rsid w:val="00F443F8"/>
    <w:rsid w:val="00F505DA"/>
    <w:rsid w:val="00F505DD"/>
    <w:rsid w:val="00F52819"/>
    <w:rsid w:val="00F56198"/>
    <w:rsid w:val="00F57D05"/>
    <w:rsid w:val="00F66DA4"/>
    <w:rsid w:val="00F70320"/>
    <w:rsid w:val="00F73579"/>
    <w:rsid w:val="00F84245"/>
    <w:rsid w:val="00F84BEB"/>
    <w:rsid w:val="00F913D5"/>
    <w:rsid w:val="00F962F7"/>
    <w:rsid w:val="00FA0848"/>
    <w:rsid w:val="00FA5691"/>
    <w:rsid w:val="00FA6A62"/>
    <w:rsid w:val="00FB4799"/>
    <w:rsid w:val="00FB5913"/>
    <w:rsid w:val="00FC29C4"/>
    <w:rsid w:val="00FC3515"/>
    <w:rsid w:val="00FC5CDC"/>
    <w:rsid w:val="00FD0DEC"/>
    <w:rsid w:val="00FD37AA"/>
    <w:rsid w:val="00FE0815"/>
    <w:rsid w:val="00FE28DC"/>
    <w:rsid w:val="00FE3E0F"/>
    <w:rsid w:val="00FE495C"/>
    <w:rsid w:val="00FE5552"/>
    <w:rsid w:val="00FF03AA"/>
    <w:rsid w:val="00FF0ED5"/>
    <w:rsid w:val="00FF6241"/>
    <w:rsid w:val="00FF7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C721E"/>
  <w15:chartTrackingRefBased/>
  <w15:docId w15:val="{4964B098-8AA2-4DB9-94C0-11C6F0D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7237"/>
    <w:pPr>
      <w:ind w:firstLineChars="200" w:firstLine="420"/>
    </w:pPr>
  </w:style>
  <w:style w:type="paragraph" w:styleId="a4">
    <w:name w:val="footnote text"/>
    <w:basedOn w:val="a"/>
    <w:link w:val="a5"/>
    <w:uiPriority w:val="99"/>
    <w:semiHidden/>
    <w:unhideWhenUsed/>
    <w:rsid w:val="00E07911"/>
    <w:pPr>
      <w:snapToGrid w:val="0"/>
      <w:jc w:val="left"/>
    </w:pPr>
    <w:rPr>
      <w:sz w:val="18"/>
      <w:szCs w:val="18"/>
    </w:rPr>
  </w:style>
  <w:style w:type="character" w:customStyle="1" w:styleId="a5">
    <w:name w:val="脚注文本 字符"/>
    <w:basedOn w:val="a0"/>
    <w:link w:val="a4"/>
    <w:uiPriority w:val="99"/>
    <w:semiHidden/>
    <w:rsid w:val="00E07911"/>
    <w:rPr>
      <w:sz w:val="18"/>
      <w:szCs w:val="18"/>
    </w:rPr>
  </w:style>
  <w:style w:type="character" w:styleId="a6">
    <w:name w:val="footnote reference"/>
    <w:basedOn w:val="a0"/>
    <w:uiPriority w:val="99"/>
    <w:semiHidden/>
    <w:unhideWhenUsed/>
    <w:rsid w:val="00E07911"/>
    <w:rPr>
      <w:vertAlign w:val="superscript"/>
    </w:rPr>
  </w:style>
  <w:style w:type="paragraph" w:styleId="a7">
    <w:name w:val="header"/>
    <w:basedOn w:val="a"/>
    <w:link w:val="a8"/>
    <w:uiPriority w:val="99"/>
    <w:unhideWhenUsed/>
    <w:rsid w:val="00AD59E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D59E3"/>
    <w:rPr>
      <w:sz w:val="18"/>
      <w:szCs w:val="18"/>
    </w:rPr>
  </w:style>
  <w:style w:type="paragraph" w:styleId="a9">
    <w:name w:val="footer"/>
    <w:basedOn w:val="a"/>
    <w:link w:val="aa"/>
    <w:uiPriority w:val="99"/>
    <w:unhideWhenUsed/>
    <w:rsid w:val="00AD59E3"/>
    <w:pPr>
      <w:tabs>
        <w:tab w:val="center" w:pos="4153"/>
        <w:tab w:val="right" w:pos="8306"/>
      </w:tabs>
      <w:snapToGrid w:val="0"/>
      <w:jc w:val="left"/>
    </w:pPr>
    <w:rPr>
      <w:sz w:val="18"/>
      <w:szCs w:val="18"/>
    </w:rPr>
  </w:style>
  <w:style w:type="character" w:customStyle="1" w:styleId="aa">
    <w:name w:val="页脚 字符"/>
    <w:basedOn w:val="a0"/>
    <w:link w:val="a9"/>
    <w:uiPriority w:val="99"/>
    <w:rsid w:val="00AD59E3"/>
    <w:rPr>
      <w:sz w:val="18"/>
      <w:szCs w:val="18"/>
    </w:rPr>
  </w:style>
  <w:style w:type="paragraph" w:styleId="ab">
    <w:name w:val="Revision"/>
    <w:hidden/>
    <w:uiPriority w:val="99"/>
    <w:semiHidden/>
    <w:rsid w:val="00015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26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3424C-F343-4F4A-A8A8-226359CB3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824466875@qq.com</dc:creator>
  <cp:keywords/>
  <dc:description/>
  <cp:lastModifiedBy>dell</cp:lastModifiedBy>
  <cp:revision>4</cp:revision>
  <dcterms:created xsi:type="dcterms:W3CDTF">2021-12-09T18:21:00Z</dcterms:created>
  <dcterms:modified xsi:type="dcterms:W3CDTF">2021-12-12T10:16:00Z</dcterms:modified>
</cp:coreProperties>
</file>